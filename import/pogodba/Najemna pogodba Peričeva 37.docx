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828C554" w14:textId="77777777" w:rsidR="001E6CAE" w:rsidRPr="00902EF7" w:rsidRDefault="00532079" w:rsidP="00841E1F">
      <w:pPr>
        <w:pStyle w:val="Title"/>
        <w:spacing w:line="360" w:lineRule="auto"/>
        <w:ind w:firstLine="720"/>
        <w:jc w:val="left"/>
        <w:rPr>
          <w:rFonts w:asciiTheme="minorHAnsi" w:hAnsiTheme="minorHAnsi"/>
          <w:sz w:val="22"/>
          <w:szCs w:val="22"/>
          <w:lang w:val="sl-SI"/>
        </w:rPr>
      </w:pPr>
      <w:r w:rsidRPr="00902EF7">
        <w:rPr>
          <w:rFonts w:asciiTheme="minorHAnsi" w:hAnsiTheme="minorHAnsi"/>
          <w:sz w:val="22"/>
          <w:szCs w:val="22"/>
          <w:lang w:val="sl-SI"/>
        </w:rPr>
        <w:t>NAJEMNA POGODBA ZA ODDAJO</w:t>
      </w:r>
      <w:r w:rsidR="00A840ED" w:rsidRPr="00902EF7">
        <w:rPr>
          <w:rFonts w:asciiTheme="minorHAnsi" w:hAnsiTheme="minorHAnsi"/>
          <w:sz w:val="22"/>
          <w:szCs w:val="22"/>
          <w:lang w:val="sl-SI"/>
        </w:rPr>
        <w:t xml:space="preserve"> </w:t>
      </w:r>
      <w:r w:rsidRPr="00902EF7">
        <w:rPr>
          <w:rFonts w:asciiTheme="minorHAnsi" w:hAnsiTheme="minorHAnsi"/>
          <w:sz w:val="22"/>
          <w:szCs w:val="22"/>
          <w:lang w:val="sl-SI"/>
        </w:rPr>
        <w:t>OPREMLJENEGA STANOVANJA V NAJEM</w:t>
      </w:r>
    </w:p>
    <w:p w14:paraId="3F26DE70" w14:textId="77777777" w:rsidR="001E6CAE" w:rsidRPr="00902EF7" w:rsidRDefault="001E6CAE">
      <w:pPr>
        <w:spacing w:line="360" w:lineRule="auto"/>
        <w:jc w:val="both"/>
        <w:rPr>
          <w:rFonts w:asciiTheme="minorHAnsi" w:hAnsiTheme="minorHAnsi"/>
          <w:sz w:val="22"/>
          <w:szCs w:val="22"/>
          <w:lang w:val="sl-SI"/>
        </w:rPr>
      </w:pPr>
      <w:bookmarkStart w:id="0" w:name="_GoBack"/>
      <w:bookmarkEnd w:id="0"/>
    </w:p>
    <w:p w14:paraId="51304DFF" w14:textId="77777777" w:rsidR="001E6CAE" w:rsidRPr="00902EF7" w:rsidRDefault="00532079">
      <w:pPr>
        <w:spacing w:line="360" w:lineRule="auto"/>
        <w:jc w:val="both"/>
        <w:rPr>
          <w:rFonts w:asciiTheme="minorHAnsi" w:hAnsiTheme="minorHAnsi"/>
          <w:sz w:val="22"/>
          <w:szCs w:val="22"/>
          <w:lang w:val="sl-SI"/>
        </w:rPr>
      </w:pPr>
      <w:r w:rsidRPr="00902EF7">
        <w:rPr>
          <w:rFonts w:asciiTheme="minorHAnsi" w:hAnsiTheme="minorHAnsi"/>
          <w:sz w:val="22"/>
          <w:szCs w:val="22"/>
          <w:lang w:val="sl-SI"/>
        </w:rPr>
        <w:t>ki sta jo sklenila in dogovorila:</w:t>
      </w:r>
    </w:p>
    <w:p w14:paraId="452D0B46" w14:textId="77777777" w:rsidR="001E6CAE" w:rsidRPr="00841E1F" w:rsidRDefault="001629E7">
      <w:pPr>
        <w:spacing w:line="360" w:lineRule="auto"/>
        <w:jc w:val="both"/>
        <w:rPr>
          <w:rFonts w:asciiTheme="minorHAnsi" w:hAnsiTheme="minorHAnsi"/>
          <w:sz w:val="22"/>
          <w:szCs w:val="22"/>
        </w:rPr>
      </w:pPr>
      <w:r w:rsidRPr="00841E1F">
        <w:rPr>
          <w:rFonts w:asciiTheme="minorHAnsi" w:hAnsiTheme="minorHAnsi"/>
          <w:sz w:val="22"/>
          <w:szCs w:val="22"/>
          <w:lang w:val="sl-SI"/>
        </w:rPr>
        <w:t xml:space="preserve">1. NAJEMODAJALEC: </w:t>
      </w:r>
      <w:r w:rsidR="00060CF0">
        <w:rPr>
          <w:rFonts w:asciiTheme="minorHAnsi" w:hAnsiTheme="minorHAnsi"/>
          <w:sz w:val="22"/>
          <w:szCs w:val="22"/>
          <w:lang w:val="sl-SI"/>
        </w:rPr>
        <w:t>Niko Popović</w:t>
      </w:r>
    </w:p>
    <w:p w14:paraId="6C165BE3" w14:textId="77777777" w:rsidR="001E6CAE" w:rsidRPr="00841E1F" w:rsidRDefault="00532079">
      <w:pPr>
        <w:spacing w:line="360" w:lineRule="auto"/>
        <w:jc w:val="both"/>
        <w:rPr>
          <w:rFonts w:asciiTheme="minorHAnsi" w:hAnsiTheme="minorHAnsi"/>
          <w:sz w:val="22"/>
          <w:szCs w:val="22"/>
          <w:lang w:val="sl-SI"/>
        </w:rPr>
      </w:pPr>
      <w:r w:rsidRPr="00841E1F">
        <w:rPr>
          <w:rFonts w:asciiTheme="minorHAnsi" w:hAnsiTheme="minorHAnsi"/>
          <w:sz w:val="22"/>
          <w:szCs w:val="22"/>
        </w:rPr>
        <w:t xml:space="preserve">   </w:t>
      </w:r>
      <w:r w:rsidR="00A840ED" w:rsidRPr="00841E1F">
        <w:rPr>
          <w:rFonts w:asciiTheme="minorHAnsi" w:hAnsiTheme="minorHAnsi"/>
          <w:sz w:val="22"/>
          <w:szCs w:val="22"/>
          <w:lang w:val="sl-SI"/>
        </w:rPr>
        <w:t xml:space="preserve"> </w:t>
      </w:r>
      <w:r w:rsidR="00146687">
        <w:rPr>
          <w:rFonts w:asciiTheme="minorHAnsi" w:hAnsiTheme="minorHAnsi"/>
          <w:sz w:val="22"/>
          <w:szCs w:val="22"/>
          <w:lang w:val="sl-SI"/>
        </w:rPr>
        <w:t xml:space="preserve">STALNI NASLOV: </w:t>
      </w:r>
      <w:r w:rsidR="00060CF0">
        <w:rPr>
          <w:rFonts w:asciiTheme="minorHAnsi" w:hAnsiTheme="minorHAnsi"/>
          <w:sz w:val="22"/>
          <w:szCs w:val="22"/>
          <w:lang w:val="sl-SI"/>
        </w:rPr>
        <w:t>Ogrinova 54, 1291 Škofljica</w:t>
      </w:r>
    </w:p>
    <w:p w14:paraId="30CFFD0A" w14:textId="77777777" w:rsidR="00653784" w:rsidRPr="00841E1F" w:rsidRDefault="00532079">
      <w:pPr>
        <w:spacing w:line="360" w:lineRule="auto"/>
        <w:jc w:val="both"/>
        <w:rPr>
          <w:rFonts w:asciiTheme="minorHAnsi" w:hAnsiTheme="minorHAnsi"/>
          <w:sz w:val="22"/>
          <w:szCs w:val="22"/>
          <w:lang w:val="sl-SI"/>
        </w:rPr>
      </w:pPr>
      <w:r w:rsidRPr="00841E1F">
        <w:rPr>
          <w:rFonts w:asciiTheme="minorHAnsi" w:hAnsiTheme="minorHAnsi"/>
          <w:sz w:val="22"/>
          <w:szCs w:val="22"/>
          <w:lang w:val="sl-SI"/>
        </w:rPr>
        <w:t xml:space="preserve">    EMŠO: </w:t>
      </w:r>
      <w:r w:rsidR="00060CF0">
        <w:rPr>
          <w:rFonts w:asciiTheme="minorHAnsi" w:hAnsiTheme="minorHAnsi"/>
          <w:sz w:val="22"/>
          <w:szCs w:val="22"/>
          <w:lang w:val="sl-SI"/>
        </w:rPr>
        <w:t>2003983500060</w:t>
      </w:r>
    </w:p>
    <w:p w14:paraId="34403207" w14:textId="070C7A22" w:rsidR="00F7494E" w:rsidRDefault="00532079">
      <w:pPr>
        <w:spacing w:line="360" w:lineRule="auto"/>
        <w:jc w:val="both"/>
        <w:rPr>
          <w:rFonts w:asciiTheme="minorHAnsi" w:hAnsiTheme="minorHAnsi"/>
          <w:sz w:val="22"/>
          <w:szCs w:val="22"/>
          <w:lang w:val="sl-SI"/>
        </w:rPr>
      </w:pPr>
      <w:r w:rsidRPr="00841E1F">
        <w:rPr>
          <w:rFonts w:asciiTheme="minorHAnsi" w:hAnsiTheme="minorHAnsi"/>
          <w:sz w:val="22"/>
          <w:szCs w:val="22"/>
          <w:lang w:val="sl-SI"/>
        </w:rPr>
        <w:t xml:space="preserve">    DAVČNA ŠT.: </w:t>
      </w:r>
      <w:r w:rsidR="00060CF0">
        <w:rPr>
          <w:rFonts w:asciiTheme="minorHAnsi" w:hAnsiTheme="minorHAnsi"/>
          <w:sz w:val="22"/>
          <w:szCs w:val="22"/>
          <w:lang w:val="sl-SI"/>
        </w:rPr>
        <w:t>30364434</w:t>
      </w:r>
    </w:p>
    <w:p w14:paraId="04B61716" w14:textId="77777777" w:rsidR="00F72813" w:rsidRDefault="00F72813">
      <w:pPr>
        <w:spacing w:line="360" w:lineRule="auto"/>
        <w:jc w:val="both"/>
        <w:rPr>
          <w:rFonts w:asciiTheme="minorHAnsi" w:hAnsiTheme="minorHAnsi"/>
          <w:sz w:val="22"/>
          <w:szCs w:val="22"/>
          <w:lang w:val="sl-SI"/>
        </w:rPr>
      </w:pPr>
    </w:p>
    <w:p w14:paraId="1DCC0299" w14:textId="77777777" w:rsidR="001E6CAE" w:rsidRDefault="0097676A">
      <w:pPr>
        <w:spacing w:line="360" w:lineRule="auto"/>
        <w:jc w:val="both"/>
        <w:rPr>
          <w:rFonts w:asciiTheme="minorHAnsi" w:hAnsiTheme="minorHAnsi"/>
          <w:sz w:val="22"/>
          <w:szCs w:val="22"/>
          <w:lang w:val="sl-SI"/>
        </w:rPr>
      </w:pPr>
      <w:r w:rsidRPr="00841E1F">
        <w:rPr>
          <w:rFonts w:asciiTheme="minorHAnsi" w:hAnsiTheme="minorHAnsi"/>
          <w:sz w:val="22"/>
          <w:szCs w:val="22"/>
          <w:lang w:val="sl-SI"/>
        </w:rPr>
        <w:t>I</w:t>
      </w:r>
      <w:r w:rsidR="00532079" w:rsidRPr="00841E1F">
        <w:rPr>
          <w:rFonts w:asciiTheme="minorHAnsi" w:hAnsiTheme="minorHAnsi"/>
          <w:sz w:val="22"/>
          <w:szCs w:val="22"/>
          <w:lang w:val="sl-SI"/>
        </w:rPr>
        <w:t>n</w:t>
      </w:r>
    </w:p>
    <w:p w14:paraId="368C6912" w14:textId="77777777" w:rsidR="0097676A" w:rsidRPr="00841E1F" w:rsidRDefault="0097676A">
      <w:pPr>
        <w:spacing w:line="360" w:lineRule="auto"/>
        <w:jc w:val="both"/>
        <w:rPr>
          <w:rFonts w:asciiTheme="minorHAnsi" w:hAnsiTheme="minorHAnsi"/>
          <w:i/>
          <w:sz w:val="22"/>
          <w:szCs w:val="22"/>
          <w:lang w:val="sl-SI"/>
        </w:rPr>
      </w:pPr>
    </w:p>
    <w:p w14:paraId="43A7A7F0" w14:textId="77777777" w:rsidR="001E6CAE" w:rsidRPr="00841E1F" w:rsidRDefault="00532079">
      <w:pPr>
        <w:spacing w:line="360" w:lineRule="auto"/>
        <w:jc w:val="both"/>
        <w:rPr>
          <w:rFonts w:asciiTheme="minorHAnsi" w:hAnsiTheme="minorHAnsi"/>
          <w:sz w:val="22"/>
          <w:szCs w:val="22"/>
          <w:lang w:val="sl-SI"/>
        </w:rPr>
      </w:pPr>
      <w:r w:rsidRPr="00841E1F">
        <w:rPr>
          <w:rFonts w:asciiTheme="minorHAnsi" w:hAnsiTheme="minorHAnsi"/>
          <w:sz w:val="22"/>
          <w:szCs w:val="22"/>
          <w:lang w:val="sl-SI"/>
        </w:rPr>
        <w:t xml:space="preserve">2. NAJEMNIK:  </w:t>
      </w:r>
      <w:r w:rsidR="00060CF0">
        <w:rPr>
          <w:rFonts w:asciiTheme="minorHAnsi" w:hAnsiTheme="minorHAnsi"/>
          <w:sz w:val="22"/>
          <w:szCs w:val="22"/>
          <w:lang w:val="sl-SI"/>
        </w:rPr>
        <w:t>Kristjan Lapuh</w:t>
      </w:r>
      <w:r w:rsidR="00B07C53" w:rsidRPr="00841E1F">
        <w:rPr>
          <w:rFonts w:asciiTheme="minorHAnsi" w:hAnsiTheme="minorHAnsi"/>
          <w:sz w:val="22"/>
          <w:szCs w:val="22"/>
          <w:lang w:val="sl-SI"/>
        </w:rPr>
        <w:t xml:space="preserve"> </w:t>
      </w:r>
      <w:r w:rsidR="00491535" w:rsidRPr="00841E1F">
        <w:rPr>
          <w:rFonts w:asciiTheme="minorHAnsi" w:hAnsiTheme="minorHAnsi"/>
          <w:sz w:val="22"/>
          <w:szCs w:val="22"/>
          <w:lang w:val="sl-SI"/>
        </w:rPr>
        <w:t xml:space="preserve"> </w:t>
      </w:r>
    </w:p>
    <w:p w14:paraId="11E27835" w14:textId="77777777" w:rsidR="001E6CAE" w:rsidRPr="00841E1F" w:rsidRDefault="00532079">
      <w:pPr>
        <w:spacing w:line="360" w:lineRule="auto"/>
        <w:jc w:val="both"/>
        <w:rPr>
          <w:rFonts w:asciiTheme="minorHAnsi" w:hAnsiTheme="minorHAnsi"/>
          <w:sz w:val="22"/>
          <w:szCs w:val="22"/>
          <w:lang w:val="sl-SI"/>
        </w:rPr>
      </w:pPr>
      <w:r w:rsidRPr="00841E1F">
        <w:rPr>
          <w:rFonts w:asciiTheme="minorHAnsi" w:hAnsiTheme="minorHAnsi"/>
          <w:sz w:val="22"/>
          <w:szCs w:val="22"/>
          <w:lang w:val="sl-SI"/>
        </w:rPr>
        <w:t xml:space="preserve">    </w:t>
      </w:r>
      <w:r w:rsidR="001070A0" w:rsidRPr="00841E1F">
        <w:rPr>
          <w:rFonts w:asciiTheme="minorHAnsi" w:hAnsiTheme="minorHAnsi"/>
          <w:sz w:val="22"/>
          <w:szCs w:val="22"/>
          <w:lang w:val="sl-SI"/>
        </w:rPr>
        <w:t>STALNI NASLOV</w:t>
      </w:r>
      <w:r w:rsidR="00841E1F">
        <w:rPr>
          <w:rFonts w:asciiTheme="minorHAnsi" w:hAnsiTheme="minorHAnsi"/>
          <w:sz w:val="22"/>
          <w:szCs w:val="22"/>
          <w:lang w:val="sl-SI"/>
        </w:rPr>
        <w:t xml:space="preserve">: </w:t>
      </w:r>
    </w:p>
    <w:p w14:paraId="382A50D0" w14:textId="77777777" w:rsidR="001E6CAE" w:rsidRPr="00841E1F" w:rsidRDefault="00532079">
      <w:pPr>
        <w:spacing w:line="360" w:lineRule="auto"/>
        <w:jc w:val="both"/>
        <w:rPr>
          <w:rFonts w:asciiTheme="minorHAnsi" w:hAnsiTheme="minorHAnsi"/>
          <w:sz w:val="22"/>
          <w:szCs w:val="22"/>
          <w:lang w:val="sl-SI"/>
        </w:rPr>
      </w:pPr>
      <w:r w:rsidRPr="00841E1F">
        <w:rPr>
          <w:rFonts w:asciiTheme="minorHAnsi" w:hAnsiTheme="minorHAnsi"/>
          <w:sz w:val="22"/>
          <w:szCs w:val="22"/>
          <w:lang w:val="sl-SI"/>
        </w:rPr>
        <w:t xml:space="preserve">    EMŠO:</w:t>
      </w:r>
      <w:r w:rsidR="00060CF0">
        <w:rPr>
          <w:rFonts w:asciiTheme="minorHAnsi" w:hAnsiTheme="minorHAnsi"/>
          <w:sz w:val="22"/>
          <w:szCs w:val="22"/>
          <w:lang w:val="sl-SI"/>
        </w:rPr>
        <w:t xml:space="preserve"> </w:t>
      </w:r>
    </w:p>
    <w:p w14:paraId="4A6B00F2" w14:textId="77777777" w:rsidR="00146687" w:rsidRPr="00841E1F" w:rsidRDefault="00060CF0" w:rsidP="00146687">
      <w:pPr>
        <w:spacing w:line="360" w:lineRule="auto"/>
        <w:jc w:val="both"/>
        <w:rPr>
          <w:rFonts w:asciiTheme="minorHAnsi" w:hAnsiTheme="minorHAnsi"/>
          <w:sz w:val="22"/>
          <w:szCs w:val="22"/>
          <w:lang w:val="sl-SI"/>
        </w:rPr>
      </w:pPr>
      <w:r>
        <w:rPr>
          <w:rFonts w:asciiTheme="minorHAnsi" w:hAnsiTheme="minorHAnsi"/>
          <w:sz w:val="22"/>
          <w:szCs w:val="22"/>
          <w:lang w:val="sl-SI"/>
        </w:rPr>
        <w:t xml:space="preserve">    DAVČNA ŠT.:</w:t>
      </w:r>
    </w:p>
    <w:p w14:paraId="06102566" w14:textId="77777777" w:rsidR="001E6CAE" w:rsidRPr="00902EF7" w:rsidRDefault="00532079">
      <w:pPr>
        <w:spacing w:line="360" w:lineRule="auto"/>
        <w:rPr>
          <w:rFonts w:asciiTheme="minorHAnsi" w:hAnsiTheme="minorHAnsi"/>
          <w:i/>
          <w:sz w:val="22"/>
          <w:szCs w:val="22"/>
          <w:lang w:val="sl-SI"/>
        </w:rPr>
      </w:pPr>
      <w:r w:rsidRPr="00902EF7">
        <w:rPr>
          <w:rFonts w:asciiTheme="minorHAnsi" w:hAnsiTheme="minorHAnsi"/>
          <w:b/>
          <w:sz w:val="22"/>
          <w:szCs w:val="22"/>
          <w:lang w:val="sl-SI"/>
        </w:rPr>
        <w:tab/>
      </w:r>
      <w:r w:rsidRPr="00902EF7">
        <w:rPr>
          <w:rFonts w:asciiTheme="minorHAnsi" w:hAnsiTheme="minorHAnsi"/>
          <w:b/>
          <w:sz w:val="22"/>
          <w:szCs w:val="22"/>
          <w:lang w:val="sl-SI"/>
        </w:rPr>
        <w:tab/>
      </w:r>
      <w:r w:rsidRPr="00902EF7">
        <w:rPr>
          <w:rFonts w:asciiTheme="minorHAnsi" w:hAnsiTheme="minorHAnsi"/>
          <w:b/>
          <w:sz w:val="22"/>
          <w:szCs w:val="22"/>
          <w:lang w:val="sl-SI"/>
        </w:rPr>
        <w:tab/>
      </w:r>
      <w:r w:rsidRPr="00902EF7">
        <w:rPr>
          <w:rFonts w:asciiTheme="minorHAnsi" w:hAnsiTheme="minorHAnsi"/>
          <w:b/>
          <w:sz w:val="22"/>
          <w:szCs w:val="22"/>
          <w:lang w:val="sl-SI"/>
        </w:rPr>
        <w:tab/>
      </w:r>
      <w:r w:rsidRPr="00902EF7">
        <w:rPr>
          <w:rFonts w:asciiTheme="minorHAnsi" w:hAnsiTheme="minorHAnsi"/>
          <w:b/>
          <w:sz w:val="22"/>
          <w:szCs w:val="22"/>
          <w:lang w:val="sl-SI"/>
        </w:rPr>
        <w:tab/>
      </w:r>
      <w:r w:rsidRPr="00902EF7">
        <w:rPr>
          <w:rFonts w:asciiTheme="minorHAnsi" w:hAnsiTheme="minorHAnsi"/>
          <w:b/>
          <w:sz w:val="22"/>
          <w:szCs w:val="22"/>
          <w:lang w:val="sl-SI"/>
        </w:rPr>
        <w:tab/>
      </w:r>
      <w:r w:rsidRPr="00902EF7">
        <w:rPr>
          <w:rFonts w:asciiTheme="minorHAnsi" w:hAnsiTheme="minorHAnsi"/>
          <w:b/>
          <w:sz w:val="22"/>
          <w:szCs w:val="22"/>
          <w:lang w:val="sl-SI"/>
        </w:rPr>
        <w:tab/>
      </w:r>
      <w:r w:rsidRPr="00902EF7">
        <w:rPr>
          <w:rFonts w:asciiTheme="minorHAnsi" w:hAnsiTheme="minorHAnsi"/>
          <w:b/>
          <w:sz w:val="22"/>
          <w:szCs w:val="22"/>
          <w:lang w:val="sl-SI"/>
        </w:rPr>
        <w:tab/>
        <w:t xml:space="preserve">    </w:t>
      </w:r>
    </w:p>
    <w:p w14:paraId="34777998" w14:textId="77777777" w:rsidR="004B0844" w:rsidRPr="00902EF7" w:rsidRDefault="00532079" w:rsidP="00F82E29">
      <w:pPr>
        <w:pStyle w:val="ListParagraph"/>
        <w:numPr>
          <w:ilvl w:val="0"/>
          <w:numId w:val="18"/>
        </w:numPr>
        <w:spacing w:line="360" w:lineRule="auto"/>
        <w:rPr>
          <w:rFonts w:asciiTheme="minorHAnsi" w:hAnsiTheme="minorHAnsi"/>
          <w:b/>
          <w:sz w:val="22"/>
          <w:szCs w:val="22"/>
          <w:lang w:val="sl-SI"/>
        </w:rPr>
      </w:pPr>
      <w:r w:rsidRPr="00902EF7">
        <w:rPr>
          <w:rFonts w:asciiTheme="minorHAnsi" w:hAnsiTheme="minorHAnsi"/>
          <w:b/>
          <w:sz w:val="22"/>
          <w:szCs w:val="22"/>
          <w:lang w:val="sl-SI"/>
        </w:rPr>
        <w:t>člen: PREDMET POGODBE</w:t>
      </w:r>
    </w:p>
    <w:p w14:paraId="66809741" w14:textId="77777777" w:rsidR="00F82E29" w:rsidRPr="00902EF7" w:rsidRDefault="00F82E29" w:rsidP="00F82E29">
      <w:pPr>
        <w:spacing w:line="360" w:lineRule="auto"/>
        <w:rPr>
          <w:rFonts w:asciiTheme="minorHAnsi" w:hAnsiTheme="minorHAnsi"/>
          <w:b/>
          <w:sz w:val="22"/>
          <w:szCs w:val="22"/>
          <w:lang w:val="sl-SI"/>
        </w:rPr>
      </w:pPr>
    </w:p>
    <w:p w14:paraId="6E378D0D" w14:textId="77777777" w:rsidR="001E6CAE" w:rsidRPr="00902EF7" w:rsidRDefault="00532079">
      <w:pPr>
        <w:spacing w:line="360" w:lineRule="auto"/>
        <w:jc w:val="both"/>
        <w:rPr>
          <w:rFonts w:asciiTheme="minorHAnsi" w:hAnsiTheme="minorHAnsi"/>
          <w:sz w:val="22"/>
          <w:szCs w:val="22"/>
          <w:lang w:val="sl-SI"/>
        </w:rPr>
      </w:pPr>
      <w:r w:rsidRPr="00902EF7">
        <w:rPr>
          <w:rFonts w:asciiTheme="minorHAnsi" w:hAnsiTheme="minorHAnsi"/>
          <w:sz w:val="22"/>
          <w:szCs w:val="22"/>
          <w:lang w:val="sl-SI"/>
        </w:rPr>
        <w:t>Najemodajalec s polno</w:t>
      </w:r>
      <w:r w:rsidR="007A6511" w:rsidRPr="00902EF7">
        <w:rPr>
          <w:rFonts w:asciiTheme="minorHAnsi" w:hAnsiTheme="minorHAnsi"/>
          <w:sz w:val="22"/>
          <w:szCs w:val="22"/>
          <w:lang w:val="sl-SI"/>
        </w:rPr>
        <w:t xml:space="preserve"> odgovornostjo izjavlja, da je 100</w:t>
      </w:r>
      <w:r w:rsidRPr="00902EF7">
        <w:rPr>
          <w:rFonts w:asciiTheme="minorHAnsi" w:hAnsiTheme="minorHAnsi"/>
          <w:sz w:val="22"/>
          <w:szCs w:val="22"/>
          <w:lang w:val="sl-SI"/>
        </w:rPr>
        <w:t xml:space="preserve">% lastnik predmetne nepremičnine. </w:t>
      </w:r>
      <w:r w:rsidR="001027BE" w:rsidRPr="00902EF7">
        <w:rPr>
          <w:rFonts w:asciiTheme="minorHAnsi" w:hAnsiTheme="minorHAnsi"/>
          <w:sz w:val="22"/>
          <w:szCs w:val="22"/>
          <w:lang w:val="sl-SI"/>
        </w:rPr>
        <w:t>Predmetna nepremičnina je dvo</w:t>
      </w:r>
      <w:r w:rsidR="001629E7" w:rsidRPr="00902EF7">
        <w:rPr>
          <w:rFonts w:asciiTheme="minorHAnsi" w:hAnsiTheme="minorHAnsi"/>
          <w:sz w:val="22"/>
          <w:szCs w:val="22"/>
          <w:lang w:val="sl-SI"/>
        </w:rPr>
        <w:t>sobno stanovanje št.</w:t>
      </w:r>
      <w:r w:rsidR="007A6511" w:rsidRPr="00902EF7">
        <w:rPr>
          <w:rFonts w:asciiTheme="minorHAnsi" w:hAnsiTheme="minorHAnsi"/>
          <w:sz w:val="22"/>
          <w:szCs w:val="22"/>
          <w:lang w:val="sl-SI"/>
        </w:rPr>
        <w:t xml:space="preserve"> 25 v 5 </w:t>
      </w:r>
      <w:r w:rsidRPr="00902EF7">
        <w:rPr>
          <w:rFonts w:asciiTheme="minorHAnsi" w:hAnsiTheme="minorHAnsi"/>
          <w:sz w:val="22"/>
          <w:szCs w:val="22"/>
          <w:lang w:val="sl-SI"/>
        </w:rPr>
        <w:t xml:space="preserve">nadstropju, v </w:t>
      </w:r>
      <w:r w:rsidR="007A6371" w:rsidRPr="00902EF7">
        <w:rPr>
          <w:rFonts w:asciiTheme="minorHAnsi" w:hAnsiTheme="minorHAnsi"/>
          <w:sz w:val="22"/>
          <w:szCs w:val="22"/>
          <w:lang w:val="sl-SI"/>
        </w:rPr>
        <w:t xml:space="preserve"> neto </w:t>
      </w:r>
      <w:r w:rsidR="00F82E29" w:rsidRPr="00902EF7">
        <w:rPr>
          <w:rFonts w:asciiTheme="minorHAnsi" w:hAnsiTheme="minorHAnsi"/>
          <w:sz w:val="22"/>
          <w:szCs w:val="22"/>
          <w:lang w:val="sl-SI"/>
        </w:rPr>
        <w:t xml:space="preserve">izmeri </w:t>
      </w:r>
      <w:r w:rsidR="00F82E29" w:rsidRPr="00902EF7">
        <w:rPr>
          <w:rFonts w:asciiTheme="minorHAnsi" w:hAnsiTheme="minorHAnsi"/>
          <w:b/>
          <w:sz w:val="22"/>
          <w:szCs w:val="22"/>
          <w:highlight w:val="yellow"/>
          <w:lang w:val="sl-SI"/>
        </w:rPr>
        <w:t xml:space="preserve">56 </w:t>
      </w:r>
      <w:r w:rsidRPr="00902EF7">
        <w:rPr>
          <w:rFonts w:asciiTheme="minorHAnsi" w:hAnsiTheme="minorHAnsi"/>
          <w:b/>
          <w:sz w:val="22"/>
          <w:szCs w:val="22"/>
          <w:highlight w:val="yellow"/>
          <w:lang w:val="sl-SI"/>
        </w:rPr>
        <w:t>m2</w:t>
      </w:r>
      <w:r w:rsidRPr="00902EF7">
        <w:rPr>
          <w:rFonts w:asciiTheme="minorHAnsi" w:hAnsiTheme="minorHAnsi"/>
          <w:sz w:val="22"/>
          <w:szCs w:val="22"/>
          <w:lang w:val="sl-SI"/>
        </w:rPr>
        <w:t>, ki se nahaja v večstanova</w:t>
      </w:r>
      <w:r w:rsidR="00F82E29" w:rsidRPr="00902EF7">
        <w:rPr>
          <w:rFonts w:asciiTheme="minorHAnsi" w:hAnsiTheme="minorHAnsi"/>
          <w:sz w:val="22"/>
          <w:szCs w:val="22"/>
          <w:lang w:val="sl-SI"/>
        </w:rPr>
        <w:t>njski hiši, zgrajeni leta 1996</w:t>
      </w:r>
      <w:r w:rsidR="003E22DB" w:rsidRPr="00902EF7">
        <w:rPr>
          <w:rFonts w:asciiTheme="minorHAnsi" w:hAnsiTheme="minorHAnsi"/>
          <w:sz w:val="22"/>
          <w:szCs w:val="22"/>
          <w:lang w:val="sl-SI"/>
        </w:rPr>
        <w:t xml:space="preserve"> </w:t>
      </w:r>
      <w:r w:rsidRPr="00902EF7">
        <w:rPr>
          <w:rFonts w:asciiTheme="minorHAnsi" w:hAnsiTheme="minorHAnsi"/>
          <w:sz w:val="22"/>
          <w:szCs w:val="22"/>
          <w:lang w:val="sl-SI"/>
        </w:rPr>
        <w:t xml:space="preserve">na naslovu </w:t>
      </w:r>
      <w:r w:rsidR="00F82E29" w:rsidRPr="00902EF7">
        <w:rPr>
          <w:rFonts w:asciiTheme="minorHAnsi" w:hAnsiTheme="minorHAnsi"/>
          <w:sz w:val="22"/>
          <w:szCs w:val="22"/>
          <w:lang w:val="sl-SI"/>
        </w:rPr>
        <w:t>Peričeva 37</w:t>
      </w:r>
      <w:r w:rsidR="003E22DB" w:rsidRPr="00902EF7">
        <w:rPr>
          <w:rFonts w:asciiTheme="minorHAnsi" w:hAnsiTheme="minorHAnsi"/>
          <w:sz w:val="22"/>
          <w:szCs w:val="22"/>
          <w:lang w:val="sl-SI"/>
        </w:rPr>
        <w:t xml:space="preserve"> </w:t>
      </w:r>
      <w:r w:rsidRPr="00902EF7">
        <w:rPr>
          <w:rFonts w:asciiTheme="minorHAnsi" w:hAnsiTheme="minorHAnsi"/>
          <w:sz w:val="22"/>
          <w:szCs w:val="22"/>
          <w:lang w:val="sl-SI"/>
        </w:rPr>
        <w:t>in je vpisana v zemljiško knjigo kot</w:t>
      </w:r>
      <w:r w:rsidR="003E22DB" w:rsidRPr="00902EF7">
        <w:rPr>
          <w:rFonts w:asciiTheme="minorHAnsi" w:hAnsiTheme="minorHAnsi"/>
          <w:sz w:val="22"/>
          <w:szCs w:val="22"/>
          <w:lang w:val="sl-SI"/>
        </w:rPr>
        <w:t xml:space="preserve"> </w:t>
      </w:r>
      <w:r w:rsidRPr="00902EF7">
        <w:rPr>
          <w:rFonts w:asciiTheme="minorHAnsi" w:hAnsiTheme="minorHAnsi"/>
          <w:sz w:val="22"/>
          <w:szCs w:val="22"/>
          <w:lang w:val="sl-SI"/>
        </w:rPr>
        <w:t xml:space="preserve">parc. </w:t>
      </w:r>
      <w:r w:rsidRPr="00902EF7">
        <w:rPr>
          <w:rFonts w:asciiTheme="minorHAnsi" w:hAnsiTheme="minorHAnsi"/>
          <w:sz w:val="22"/>
          <w:szCs w:val="22"/>
          <w:highlight w:val="yellow"/>
          <w:lang w:val="sl-SI"/>
        </w:rPr>
        <w:t>št.</w:t>
      </w:r>
      <w:r w:rsidR="001629E7" w:rsidRPr="00902EF7">
        <w:rPr>
          <w:rFonts w:asciiTheme="minorHAnsi" w:hAnsiTheme="minorHAnsi"/>
          <w:sz w:val="22"/>
          <w:szCs w:val="22"/>
          <w:highlight w:val="yellow"/>
          <w:lang w:val="sl-SI"/>
        </w:rPr>
        <w:t>_</w:t>
      </w:r>
      <w:r w:rsidRPr="00902EF7">
        <w:rPr>
          <w:rFonts w:asciiTheme="minorHAnsi" w:hAnsiTheme="minorHAnsi"/>
          <w:sz w:val="22"/>
          <w:szCs w:val="22"/>
          <w:highlight w:val="yellow"/>
          <w:lang w:val="sl-SI"/>
        </w:rPr>
        <w:t>_,</w:t>
      </w:r>
      <w:r w:rsidR="003E22DB" w:rsidRPr="00902EF7">
        <w:rPr>
          <w:rFonts w:asciiTheme="minorHAnsi" w:hAnsiTheme="minorHAnsi"/>
          <w:sz w:val="22"/>
          <w:szCs w:val="22"/>
          <w:highlight w:val="yellow"/>
          <w:lang w:val="sl-SI"/>
        </w:rPr>
        <w:t xml:space="preserve"> </w:t>
      </w:r>
      <w:r w:rsidRPr="00902EF7">
        <w:rPr>
          <w:rFonts w:asciiTheme="minorHAnsi" w:hAnsiTheme="minorHAnsi"/>
          <w:sz w:val="22"/>
          <w:szCs w:val="22"/>
          <w:highlight w:val="yellow"/>
          <w:lang w:val="sl-SI"/>
        </w:rPr>
        <w:t>vl. št.</w:t>
      </w:r>
      <w:r w:rsidR="001130B4" w:rsidRPr="00902EF7">
        <w:rPr>
          <w:rFonts w:asciiTheme="minorHAnsi" w:hAnsiTheme="minorHAnsi"/>
          <w:sz w:val="22"/>
          <w:szCs w:val="22"/>
          <w:highlight w:val="yellow"/>
          <w:lang w:val="sl-SI"/>
        </w:rPr>
        <w:t xml:space="preserve"> </w:t>
      </w:r>
      <w:r w:rsidR="001629E7" w:rsidRPr="00902EF7">
        <w:rPr>
          <w:rFonts w:asciiTheme="minorHAnsi" w:hAnsiTheme="minorHAnsi"/>
          <w:sz w:val="22"/>
          <w:szCs w:val="22"/>
          <w:highlight w:val="yellow"/>
          <w:lang w:val="sl-SI"/>
        </w:rPr>
        <w:t>_</w:t>
      </w:r>
      <w:r w:rsidRPr="00902EF7">
        <w:rPr>
          <w:rFonts w:asciiTheme="minorHAnsi" w:hAnsiTheme="minorHAnsi"/>
          <w:sz w:val="22"/>
          <w:szCs w:val="22"/>
          <w:highlight w:val="yellow"/>
          <w:lang w:val="sl-SI"/>
        </w:rPr>
        <w:t>_,</w:t>
      </w:r>
      <w:r w:rsidR="001130B4" w:rsidRPr="00902EF7">
        <w:rPr>
          <w:rFonts w:asciiTheme="minorHAnsi" w:hAnsiTheme="minorHAnsi"/>
          <w:sz w:val="22"/>
          <w:szCs w:val="22"/>
          <w:highlight w:val="yellow"/>
          <w:lang w:val="sl-SI"/>
        </w:rPr>
        <w:t xml:space="preserve"> </w:t>
      </w:r>
      <w:r w:rsidRPr="00902EF7">
        <w:rPr>
          <w:rFonts w:asciiTheme="minorHAnsi" w:hAnsiTheme="minorHAnsi"/>
          <w:sz w:val="22"/>
          <w:szCs w:val="22"/>
          <w:highlight w:val="yellow"/>
          <w:lang w:val="sl-SI"/>
        </w:rPr>
        <w:t>katastrska občina</w:t>
      </w:r>
      <w:r w:rsidR="001130B4" w:rsidRPr="00902EF7">
        <w:rPr>
          <w:rFonts w:asciiTheme="minorHAnsi" w:hAnsiTheme="minorHAnsi"/>
          <w:sz w:val="22"/>
          <w:szCs w:val="22"/>
          <w:highlight w:val="yellow"/>
          <w:lang w:val="sl-SI"/>
        </w:rPr>
        <w:t xml:space="preserve"> </w:t>
      </w:r>
      <w:r w:rsidR="001629E7" w:rsidRPr="00902EF7">
        <w:rPr>
          <w:rFonts w:asciiTheme="minorHAnsi" w:hAnsiTheme="minorHAnsi"/>
          <w:sz w:val="22"/>
          <w:szCs w:val="22"/>
          <w:highlight w:val="yellow"/>
          <w:lang w:val="sl-SI"/>
        </w:rPr>
        <w:t>_</w:t>
      </w:r>
      <w:r w:rsidRPr="00902EF7">
        <w:rPr>
          <w:rFonts w:asciiTheme="minorHAnsi" w:hAnsiTheme="minorHAnsi"/>
          <w:sz w:val="22"/>
          <w:szCs w:val="22"/>
          <w:highlight w:val="yellow"/>
          <w:lang w:val="sl-SI"/>
        </w:rPr>
        <w:t>_.</w:t>
      </w:r>
    </w:p>
    <w:p w14:paraId="642B0FE6" w14:textId="77777777" w:rsidR="00D62C6F" w:rsidRPr="00902EF7" w:rsidRDefault="00532079">
      <w:pPr>
        <w:spacing w:line="360" w:lineRule="auto"/>
        <w:jc w:val="both"/>
        <w:rPr>
          <w:rFonts w:asciiTheme="minorHAnsi" w:hAnsiTheme="minorHAnsi"/>
          <w:sz w:val="22"/>
          <w:szCs w:val="22"/>
          <w:lang w:val="sl-SI"/>
        </w:rPr>
      </w:pPr>
      <w:r w:rsidRPr="00902EF7">
        <w:rPr>
          <w:rFonts w:asciiTheme="minorHAnsi" w:hAnsiTheme="minorHAnsi"/>
          <w:sz w:val="22"/>
          <w:szCs w:val="22"/>
          <w:lang w:val="sl-SI"/>
        </w:rPr>
        <w:t>Stanovanje je v celoti opremljeno s pohištvom ter belo tehniko.</w:t>
      </w:r>
      <w:r w:rsidR="00653784">
        <w:rPr>
          <w:rFonts w:asciiTheme="minorHAnsi" w:hAnsiTheme="minorHAnsi"/>
          <w:sz w:val="22"/>
          <w:szCs w:val="22"/>
          <w:lang w:val="sl-SI"/>
        </w:rPr>
        <w:t xml:space="preserve"> </w:t>
      </w:r>
      <w:r w:rsidRPr="00902EF7">
        <w:rPr>
          <w:rFonts w:asciiTheme="minorHAnsi" w:hAnsiTheme="minorHAnsi"/>
          <w:sz w:val="22"/>
          <w:szCs w:val="22"/>
          <w:lang w:val="sl-SI"/>
        </w:rPr>
        <w:t>Popis</w:t>
      </w:r>
      <w:r w:rsidR="00A840ED" w:rsidRPr="00902EF7">
        <w:rPr>
          <w:rFonts w:asciiTheme="minorHAnsi" w:hAnsiTheme="minorHAnsi"/>
          <w:sz w:val="22"/>
          <w:szCs w:val="22"/>
          <w:lang w:val="sl-SI"/>
        </w:rPr>
        <w:t xml:space="preserve"> </w:t>
      </w:r>
      <w:r w:rsidR="00F82E29" w:rsidRPr="00902EF7">
        <w:rPr>
          <w:rFonts w:asciiTheme="minorHAnsi" w:hAnsiTheme="minorHAnsi"/>
          <w:sz w:val="22"/>
          <w:szCs w:val="22"/>
          <w:lang w:val="sl-SI"/>
        </w:rPr>
        <w:t xml:space="preserve">opreme </w:t>
      </w:r>
      <w:r w:rsidRPr="00902EF7">
        <w:rPr>
          <w:rFonts w:asciiTheme="minorHAnsi" w:hAnsiTheme="minorHAnsi"/>
          <w:sz w:val="22"/>
          <w:szCs w:val="22"/>
          <w:lang w:val="sl-SI"/>
        </w:rPr>
        <w:t>bosta pogodbeni stranki ugotovili s primopredajnim zapisnikom ob vselitvi.</w:t>
      </w:r>
      <w:r w:rsidR="00316315" w:rsidRPr="00902EF7">
        <w:rPr>
          <w:rFonts w:asciiTheme="minorHAnsi" w:hAnsiTheme="minorHAnsi"/>
          <w:sz w:val="22"/>
          <w:szCs w:val="22"/>
          <w:lang w:val="sl-SI"/>
        </w:rPr>
        <w:t xml:space="preserve"> </w:t>
      </w:r>
      <w:r w:rsidRPr="00902EF7">
        <w:rPr>
          <w:rFonts w:asciiTheme="minorHAnsi" w:hAnsiTheme="minorHAnsi"/>
          <w:sz w:val="22"/>
          <w:szCs w:val="22"/>
          <w:lang w:val="sl-SI"/>
        </w:rPr>
        <w:t>Zapisnik</w:t>
      </w:r>
      <w:r w:rsidR="00A840ED" w:rsidRPr="00902EF7">
        <w:rPr>
          <w:rFonts w:asciiTheme="minorHAnsi" w:hAnsiTheme="minorHAnsi"/>
          <w:sz w:val="22"/>
          <w:szCs w:val="22"/>
          <w:lang w:val="sl-SI"/>
        </w:rPr>
        <w:t xml:space="preserve"> </w:t>
      </w:r>
      <w:r w:rsidRPr="00902EF7">
        <w:rPr>
          <w:rFonts w:asciiTheme="minorHAnsi" w:hAnsiTheme="minorHAnsi"/>
          <w:sz w:val="22"/>
          <w:szCs w:val="22"/>
          <w:lang w:val="sl-SI"/>
        </w:rPr>
        <w:t xml:space="preserve">bo priložen k tej najemni pogodbi kot </w:t>
      </w:r>
      <w:r w:rsidR="007A6371" w:rsidRPr="00902EF7">
        <w:rPr>
          <w:rFonts w:asciiTheme="minorHAnsi" w:hAnsiTheme="minorHAnsi"/>
          <w:sz w:val="22"/>
          <w:szCs w:val="22"/>
          <w:lang w:val="sl-SI"/>
        </w:rPr>
        <w:t>Priloga 1.</w:t>
      </w:r>
    </w:p>
    <w:p w14:paraId="630DE536" w14:textId="77777777" w:rsidR="001E6CAE" w:rsidRPr="00902EF7" w:rsidRDefault="00532079">
      <w:pPr>
        <w:spacing w:line="360" w:lineRule="auto"/>
        <w:jc w:val="both"/>
        <w:rPr>
          <w:rFonts w:asciiTheme="minorHAnsi" w:hAnsiTheme="minorHAnsi"/>
          <w:sz w:val="22"/>
          <w:szCs w:val="22"/>
          <w:lang w:val="sl-SI"/>
        </w:rPr>
      </w:pPr>
      <w:r w:rsidRPr="00902EF7">
        <w:rPr>
          <w:rFonts w:asciiTheme="minorHAnsi" w:hAnsiTheme="minorHAnsi"/>
          <w:sz w:val="22"/>
          <w:szCs w:val="22"/>
          <w:lang w:val="sl-SI"/>
        </w:rPr>
        <w:t>Stanovanje je opremljeno s sledečo opremo in inštalacijami:</w:t>
      </w:r>
    </w:p>
    <w:p w14:paraId="271F2FB8" w14:textId="77777777" w:rsidR="001E6CAE" w:rsidRPr="00902EF7" w:rsidRDefault="00532079">
      <w:pPr>
        <w:numPr>
          <w:ilvl w:val="0"/>
          <w:numId w:val="10"/>
        </w:numPr>
        <w:spacing w:line="360" w:lineRule="auto"/>
        <w:rPr>
          <w:rFonts w:asciiTheme="minorHAnsi" w:hAnsiTheme="minorHAnsi"/>
          <w:sz w:val="22"/>
          <w:szCs w:val="22"/>
          <w:lang w:val="sl-SI"/>
        </w:rPr>
      </w:pPr>
      <w:r w:rsidRPr="00902EF7">
        <w:rPr>
          <w:rFonts w:asciiTheme="minorHAnsi" w:hAnsiTheme="minorHAnsi"/>
          <w:sz w:val="22"/>
          <w:szCs w:val="22"/>
          <w:lang w:val="sl-SI"/>
        </w:rPr>
        <w:t>vodovod</w:t>
      </w:r>
    </w:p>
    <w:p w14:paraId="72767D48" w14:textId="77777777" w:rsidR="001E6CAE" w:rsidRPr="00902EF7" w:rsidRDefault="00532079">
      <w:pPr>
        <w:numPr>
          <w:ilvl w:val="0"/>
          <w:numId w:val="10"/>
        </w:numPr>
        <w:spacing w:line="360" w:lineRule="auto"/>
        <w:rPr>
          <w:rFonts w:asciiTheme="minorHAnsi" w:hAnsiTheme="minorHAnsi"/>
          <w:sz w:val="22"/>
          <w:szCs w:val="22"/>
          <w:lang w:val="sl-SI"/>
        </w:rPr>
      </w:pPr>
      <w:r w:rsidRPr="00902EF7">
        <w:rPr>
          <w:rFonts w:asciiTheme="minorHAnsi" w:hAnsiTheme="minorHAnsi"/>
          <w:sz w:val="22"/>
          <w:szCs w:val="22"/>
          <w:lang w:val="sl-SI"/>
        </w:rPr>
        <w:t>elektriko za razsvetljavo in gospodinjske stroje</w:t>
      </w:r>
    </w:p>
    <w:p w14:paraId="46B13262" w14:textId="77777777" w:rsidR="001E6CAE" w:rsidRPr="00902EF7" w:rsidRDefault="00532079">
      <w:pPr>
        <w:numPr>
          <w:ilvl w:val="0"/>
          <w:numId w:val="10"/>
        </w:numPr>
        <w:spacing w:line="360" w:lineRule="auto"/>
        <w:rPr>
          <w:rFonts w:asciiTheme="minorHAnsi" w:hAnsiTheme="minorHAnsi"/>
          <w:sz w:val="22"/>
          <w:szCs w:val="22"/>
          <w:lang w:val="sl-SI"/>
        </w:rPr>
      </w:pPr>
      <w:r w:rsidRPr="00902EF7">
        <w:rPr>
          <w:rFonts w:asciiTheme="minorHAnsi" w:hAnsiTheme="minorHAnsi"/>
          <w:sz w:val="22"/>
          <w:szCs w:val="22"/>
          <w:lang w:val="sl-SI"/>
        </w:rPr>
        <w:t>ogrevanje na centralno kurjavo</w:t>
      </w:r>
    </w:p>
    <w:p w14:paraId="16E6C3ED" w14:textId="77777777" w:rsidR="001E6CAE" w:rsidRPr="00902EF7" w:rsidRDefault="00532079">
      <w:pPr>
        <w:numPr>
          <w:ilvl w:val="0"/>
          <w:numId w:val="10"/>
        </w:numPr>
        <w:spacing w:line="360" w:lineRule="auto"/>
        <w:rPr>
          <w:rFonts w:asciiTheme="minorHAnsi" w:hAnsiTheme="minorHAnsi"/>
          <w:sz w:val="22"/>
          <w:szCs w:val="22"/>
          <w:lang w:val="sl-SI"/>
        </w:rPr>
      </w:pPr>
      <w:r w:rsidRPr="00902EF7">
        <w:rPr>
          <w:rFonts w:asciiTheme="minorHAnsi" w:hAnsiTheme="minorHAnsi"/>
          <w:sz w:val="22"/>
          <w:szCs w:val="22"/>
          <w:lang w:val="sl-SI"/>
        </w:rPr>
        <w:t>daljinsko ogrevanje tople vode</w:t>
      </w:r>
    </w:p>
    <w:p w14:paraId="2DF72B46" w14:textId="77777777" w:rsidR="001E6CAE" w:rsidRPr="00902EF7" w:rsidRDefault="00532079">
      <w:pPr>
        <w:numPr>
          <w:ilvl w:val="0"/>
          <w:numId w:val="10"/>
        </w:numPr>
        <w:spacing w:line="360" w:lineRule="auto"/>
        <w:rPr>
          <w:rFonts w:asciiTheme="minorHAnsi" w:hAnsiTheme="minorHAnsi"/>
          <w:sz w:val="22"/>
          <w:szCs w:val="22"/>
          <w:lang w:val="sl-SI"/>
        </w:rPr>
      </w:pPr>
      <w:r w:rsidRPr="00902EF7">
        <w:rPr>
          <w:rFonts w:asciiTheme="minorHAnsi" w:hAnsiTheme="minorHAnsi"/>
          <w:sz w:val="22"/>
          <w:szCs w:val="22"/>
          <w:lang w:val="sl-SI"/>
        </w:rPr>
        <w:t>domofon</w:t>
      </w:r>
    </w:p>
    <w:p w14:paraId="7E43DD8A" w14:textId="77777777" w:rsidR="001E6CAE" w:rsidRPr="00902EF7" w:rsidRDefault="00532079">
      <w:pPr>
        <w:numPr>
          <w:ilvl w:val="0"/>
          <w:numId w:val="10"/>
        </w:numPr>
        <w:spacing w:line="360" w:lineRule="auto"/>
        <w:rPr>
          <w:rFonts w:asciiTheme="minorHAnsi" w:hAnsiTheme="minorHAnsi"/>
          <w:sz w:val="22"/>
          <w:szCs w:val="22"/>
          <w:lang w:val="sl-SI"/>
        </w:rPr>
      </w:pPr>
      <w:r w:rsidRPr="00902EF7">
        <w:rPr>
          <w:rFonts w:asciiTheme="minorHAnsi" w:hAnsiTheme="minorHAnsi"/>
          <w:sz w:val="22"/>
          <w:szCs w:val="22"/>
          <w:lang w:val="sl-SI"/>
        </w:rPr>
        <w:t>klima</w:t>
      </w:r>
    </w:p>
    <w:p w14:paraId="0C96F16B" w14:textId="77777777" w:rsidR="001E6CAE" w:rsidRPr="00902EF7" w:rsidRDefault="00BF4A62">
      <w:pPr>
        <w:numPr>
          <w:ilvl w:val="0"/>
          <w:numId w:val="10"/>
        </w:numPr>
        <w:spacing w:line="360" w:lineRule="auto"/>
        <w:rPr>
          <w:rFonts w:asciiTheme="minorHAnsi" w:hAnsiTheme="minorHAnsi"/>
          <w:sz w:val="22"/>
          <w:szCs w:val="22"/>
          <w:lang w:val="sl-SI"/>
        </w:rPr>
      </w:pPr>
      <w:r w:rsidRPr="00902EF7">
        <w:rPr>
          <w:rFonts w:asciiTheme="minorHAnsi" w:hAnsiTheme="minorHAnsi"/>
          <w:sz w:val="22"/>
          <w:szCs w:val="22"/>
          <w:lang w:val="sl-SI"/>
        </w:rPr>
        <w:t>internetni</w:t>
      </w:r>
      <w:r w:rsidR="00532079" w:rsidRPr="00902EF7">
        <w:rPr>
          <w:rFonts w:asciiTheme="minorHAnsi" w:hAnsiTheme="minorHAnsi"/>
          <w:sz w:val="22"/>
          <w:szCs w:val="22"/>
          <w:lang w:val="sl-SI"/>
        </w:rPr>
        <w:t xml:space="preserve"> priključek</w:t>
      </w:r>
    </w:p>
    <w:p w14:paraId="15B85A22" w14:textId="77777777" w:rsidR="001E6CAE" w:rsidRPr="00902EF7" w:rsidRDefault="00532079">
      <w:pPr>
        <w:numPr>
          <w:ilvl w:val="0"/>
          <w:numId w:val="10"/>
        </w:numPr>
        <w:spacing w:line="360" w:lineRule="auto"/>
        <w:rPr>
          <w:rFonts w:asciiTheme="minorHAnsi" w:hAnsiTheme="minorHAnsi"/>
          <w:sz w:val="22"/>
          <w:szCs w:val="22"/>
          <w:lang w:val="sl-SI"/>
        </w:rPr>
      </w:pPr>
      <w:r w:rsidRPr="00902EF7">
        <w:rPr>
          <w:rFonts w:asciiTheme="minorHAnsi" w:hAnsiTheme="minorHAnsi"/>
          <w:sz w:val="22"/>
          <w:szCs w:val="22"/>
          <w:lang w:val="sl-SI"/>
        </w:rPr>
        <w:t>kabelska televizija</w:t>
      </w:r>
    </w:p>
    <w:p w14:paraId="5C669009" w14:textId="77777777" w:rsidR="00D62C6F" w:rsidRPr="00902EF7" w:rsidRDefault="00D62C6F">
      <w:pPr>
        <w:spacing w:line="360" w:lineRule="auto"/>
        <w:rPr>
          <w:rFonts w:asciiTheme="minorHAnsi" w:hAnsiTheme="minorHAnsi"/>
          <w:sz w:val="22"/>
          <w:szCs w:val="22"/>
          <w:lang w:val="sl-SI"/>
        </w:rPr>
      </w:pPr>
    </w:p>
    <w:p w14:paraId="65B08042" w14:textId="77777777" w:rsidR="002D247A" w:rsidRPr="00902EF7" w:rsidRDefault="00532079">
      <w:pPr>
        <w:spacing w:line="360" w:lineRule="auto"/>
        <w:rPr>
          <w:rFonts w:asciiTheme="minorHAnsi" w:hAnsiTheme="minorHAnsi"/>
          <w:sz w:val="22"/>
          <w:szCs w:val="22"/>
          <w:lang w:val="sl-SI"/>
        </w:rPr>
      </w:pPr>
      <w:r w:rsidRPr="00902EF7">
        <w:rPr>
          <w:rFonts w:asciiTheme="minorHAnsi" w:hAnsiTheme="minorHAnsi"/>
          <w:sz w:val="22"/>
          <w:szCs w:val="22"/>
          <w:lang w:val="sl-SI"/>
        </w:rPr>
        <w:t>V objektu je dvigalo.</w:t>
      </w:r>
    </w:p>
    <w:p w14:paraId="3F355FC2" w14:textId="77777777" w:rsidR="0097676A" w:rsidRPr="00902EF7" w:rsidRDefault="0097676A">
      <w:pPr>
        <w:spacing w:line="360" w:lineRule="auto"/>
        <w:rPr>
          <w:rFonts w:asciiTheme="minorHAnsi" w:hAnsiTheme="minorHAnsi"/>
          <w:b/>
          <w:sz w:val="22"/>
          <w:szCs w:val="22"/>
          <w:lang w:val="sl-SI"/>
        </w:rPr>
      </w:pPr>
    </w:p>
    <w:p w14:paraId="7DA77202" w14:textId="77777777" w:rsidR="004B0844" w:rsidRPr="009242DC" w:rsidRDefault="00532079" w:rsidP="009242DC">
      <w:pPr>
        <w:pStyle w:val="ListParagraph"/>
        <w:numPr>
          <w:ilvl w:val="0"/>
          <w:numId w:val="18"/>
        </w:numPr>
        <w:spacing w:line="360" w:lineRule="auto"/>
        <w:rPr>
          <w:rFonts w:asciiTheme="minorHAnsi" w:hAnsiTheme="minorHAnsi"/>
          <w:b/>
          <w:sz w:val="22"/>
          <w:szCs w:val="22"/>
          <w:lang w:val="sl-SI"/>
        </w:rPr>
      </w:pPr>
      <w:r w:rsidRPr="009242DC">
        <w:rPr>
          <w:rFonts w:asciiTheme="minorHAnsi" w:hAnsiTheme="minorHAnsi"/>
          <w:b/>
          <w:sz w:val="22"/>
          <w:szCs w:val="22"/>
          <w:lang w:val="sl-SI"/>
        </w:rPr>
        <w:lastRenderedPageBreak/>
        <w:t>člen: OPREDELITEV NAJEMNEGA RAZMERJA</w:t>
      </w:r>
    </w:p>
    <w:p w14:paraId="099AE3E5" w14:textId="17F074AB" w:rsidR="001E6CAE" w:rsidRPr="00902EF7" w:rsidRDefault="00532079">
      <w:pPr>
        <w:spacing w:line="360" w:lineRule="auto"/>
        <w:jc w:val="both"/>
        <w:rPr>
          <w:rFonts w:asciiTheme="minorHAnsi" w:hAnsiTheme="minorHAnsi"/>
          <w:sz w:val="22"/>
          <w:szCs w:val="22"/>
          <w:lang w:val="sl-SI"/>
        </w:rPr>
      </w:pPr>
      <w:r w:rsidRPr="00902EF7">
        <w:rPr>
          <w:rFonts w:asciiTheme="minorHAnsi" w:hAnsiTheme="minorHAnsi"/>
          <w:sz w:val="22"/>
          <w:szCs w:val="22"/>
          <w:lang w:val="sl-SI"/>
        </w:rPr>
        <w:t xml:space="preserve">S to pogodbo najemodajalec najemniku odda, najemnik pa prevzame v najem nepremičnino, kot je opisana v 1. členu te pogodbe. Stanovanje se oddaja v celoti skladno načelu videno / dogovorjeno za najem. Najemnik prevzame v souporabo tudi skupne prostore stanovanjske hiše oz. </w:t>
      </w:r>
      <w:r w:rsidR="00A840ED" w:rsidRPr="00902EF7">
        <w:rPr>
          <w:rFonts w:asciiTheme="minorHAnsi" w:hAnsiTheme="minorHAnsi"/>
          <w:sz w:val="22"/>
          <w:szCs w:val="22"/>
          <w:lang w:val="sl-SI"/>
        </w:rPr>
        <w:t>s</w:t>
      </w:r>
      <w:r w:rsidRPr="00902EF7">
        <w:rPr>
          <w:rFonts w:asciiTheme="minorHAnsi" w:hAnsiTheme="minorHAnsi"/>
          <w:sz w:val="22"/>
          <w:szCs w:val="22"/>
          <w:lang w:val="sl-SI"/>
        </w:rPr>
        <w:t>tanovanjskega bloka.</w:t>
      </w:r>
      <w:r w:rsidR="00F72813">
        <w:rPr>
          <w:rFonts w:asciiTheme="minorHAnsi" w:hAnsiTheme="minorHAnsi"/>
          <w:sz w:val="22"/>
          <w:szCs w:val="22"/>
          <w:lang w:val="sl-SI"/>
        </w:rPr>
        <w:t xml:space="preserve"> </w:t>
      </w:r>
      <w:r w:rsidRPr="00902EF7">
        <w:rPr>
          <w:rFonts w:asciiTheme="minorHAnsi" w:hAnsiTheme="minorHAnsi"/>
          <w:sz w:val="22"/>
          <w:szCs w:val="22"/>
          <w:lang w:val="sl-SI"/>
        </w:rPr>
        <w:t>Najemnik si je stanovanje ogledal</w:t>
      </w:r>
      <w:r w:rsidR="001130B4" w:rsidRPr="00902EF7">
        <w:rPr>
          <w:rFonts w:asciiTheme="minorHAnsi" w:hAnsiTheme="minorHAnsi"/>
          <w:sz w:val="22"/>
          <w:szCs w:val="22"/>
          <w:lang w:val="sl-SI"/>
        </w:rPr>
        <w:t xml:space="preserve"> </w:t>
      </w:r>
      <w:r w:rsidR="0043351B" w:rsidRPr="00902EF7">
        <w:rPr>
          <w:rFonts w:asciiTheme="minorHAnsi" w:hAnsiTheme="minorHAnsi"/>
          <w:sz w:val="22"/>
          <w:szCs w:val="22"/>
          <w:lang w:val="sl-SI"/>
        </w:rPr>
        <w:t xml:space="preserve">dne </w:t>
      </w:r>
      <w:r w:rsidR="00060CF0">
        <w:rPr>
          <w:rFonts w:asciiTheme="minorHAnsi" w:hAnsiTheme="minorHAnsi"/>
          <w:sz w:val="22"/>
          <w:szCs w:val="22"/>
          <w:lang w:val="sl-SI"/>
        </w:rPr>
        <w:t>16. 09. 2016</w:t>
      </w:r>
      <w:r w:rsidRPr="00902EF7">
        <w:rPr>
          <w:rFonts w:asciiTheme="minorHAnsi" w:hAnsiTheme="minorHAnsi"/>
          <w:sz w:val="22"/>
          <w:szCs w:val="22"/>
          <w:lang w:val="sl-SI"/>
        </w:rPr>
        <w:t xml:space="preserve"> in glede</w:t>
      </w:r>
      <w:r w:rsidR="00A840ED" w:rsidRPr="00902EF7">
        <w:rPr>
          <w:rFonts w:asciiTheme="minorHAnsi" w:hAnsiTheme="minorHAnsi"/>
          <w:sz w:val="22"/>
          <w:szCs w:val="22"/>
          <w:lang w:val="sl-SI"/>
        </w:rPr>
        <w:t xml:space="preserve"> </w:t>
      </w:r>
      <w:r w:rsidRPr="00902EF7">
        <w:rPr>
          <w:rFonts w:asciiTheme="minorHAnsi" w:hAnsiTheme="minorHAnsi"/>
          <w:sz w:val="22"/>
          <w:szCs w:val="22"/>
          <w:lang w:val="sl-SI"/>
        </w:rPr>
        <w:t>njega nima pripomb, ugotavlja da je stanovanje v brezhibnem stanju</w:t>
      </w:r>
      <w:r w:rsidR="00D62C6F" w:rsidRPr="00902EF7">
        <w:rPr>
          <w:rFonts w:asciiTheme="minorHAnsi" w:hAnsiTheme="minorHAnsi"/>
          <w:sz w:val="22"/>
          <w:szCs w:val="22"/>
          <w:lang w:val="sl-SI"/>
        </w:rPr>
        <w:t xml:space="preserve">. Najemnik nima </w:t>
      </w:r>
      <w:r w:rsidRPr="00902EF7">
        <w:rPr>
          <w:rFonts w:asciiTheme="minorHAnsi" w:hAnsiTheme="minorHAnsi"/>
          <w:sz w:val="22"/>
          <w:szCs w:val="22"/>
          <w:lang w:val="sl-SI"/>
        </w:rPr>
        <w:t>dodatnih zahtev, razen tistih, ki so navedene v tej pogodbi. Skladno  z dogovorom  bo naj</w:t>
      </w:r>
      <w:r w:rsidR="001629E7" w:rsidRPr="00902EF7">
        <w:rPr>
          <w:rFonts w:asciiTheme="minorHAnsi" w:hAnsiTheme="minorHAnsi"/>
          <w:sz w:val="22"/>
          <w:szCs w:val="22"/>
          <w:lang w:val="sl-SI"/>
        </w:rPr>
        <w:t xml:space="preserve">emodajalec najkasneje do dne </w:t>
      </w:r>
      <w:r w:rsidR="00F72813">
        <w:rPr>
          <w:rFonts w:asciiTheme="minorHAnsi" w:hAnsiTheme="minorHAnsi"/>
          <w:sz w:val="22"/>
          <w:szCs w:val="22"/>
          <w:lang w:val="sl-SI"/>
        </w:rPr>
        <w:t>02</w:t>
      </w:r>
      <w:r w:rsidR="00060CF0">
        <w:rPr>
          <w:rFonts w:asciiTheme="minorHAnsi" w:hAnsiTheme="minorHAnsi"/>
          <w:sz w:val="22"/>
          <w:szCs w:val="22"/>
          <w:lang w:val="sl-SI"/>
        </w:rPr>
        <w:t>. 10. 2016</w:t>
      </w:r>
      <w:r w:rsidR="002147D8" w:rsidRPr="00902EF7">
        <w:rPr>
          <w:rFonts w:asciiTheme="minorHAnsi" w:hAnsiTheme="minorHAnsi"/>
          <w:sz w:val="22"/>
          <w:szCs w:val="22"/>
          <w:lang w:val="sl-SI"/>
        </w:rPr>
        <w:t xml:space="preserve"> </w:t>
      </w:r>
      <w:r w:rsidRPr="00902EF7">
        <w:rPr>
          <w:rFonts w:asciiTheme="minorHAnsi" w:hAnsiTheme="minorHAnsi"/>
          <w:sz w:val="22"/>
          <w:szCs w:val="22"/>
          <w:lang w:val="sl-SI"/>
        </w:rPr>
        <w:t xml:space="preserve">izročil nepremičnino, kot je opisana v </w:t>
      </w:r>
      <w:r w:rsidR="00A840ED" w:rsidRPr="00902EF7">
        <w:rPr>
          <w:rFonts w:asciiTheme="minorHAnsi" w:hAnsiTheme="minorHAnsi"/>
          <w:sz w:val="22"/>
          <w:szCs w:val="22"/>
          <w:lang w:val="sl-SI"/>
        </w:rPr>
        <w:t>1.</w:t>
      </w:r>
      <w:r w:rsidRPr="00902EF7">
        <w:rPr>
          <w:rFonts w:asciiTheme="minorHAnsi" w:hAnsiTheme="minorHAnsi"/>
          <w:sz w:val="22"/>
          <w:szCs w:val="22"/>
          <w:lang w:val="sl-SI"/>
        </w:rPr>
        <w:t xml:space="preserve"> členu te pogodbe, za uporabo najemniku, in sicer tako, da</w:t>
      </w:r>
      <w:r w:rsidR="00A840ED" w:rsidRPr="00902EF7">
        <w:rPr>
          <w:rFonts w:asciiTheme="minorHAnsi" w:hAnsiTheme="minorHAnsi"/>
          <w:sz w:val="22"/>
          <w:szCs w:val="22"/>
          <w:lang w:val="sl-SI"/>
        </w:rPr>
        <w:t xml:space="preserve"> bo</w:t>
      </w:r>
      <w:r w:rsidRPr="00902EF7">
        <w:rPr>
          <w:rFonts w:asciiTheme="minorHAnsi" w:hAnsiTheme="minorHAnsi"/>
          <w:sz w:val="22"/>
          <w:szCs w:val="22"/>
          <w:lang w:val="sl-SI"/>
        </w:rPr>
        <w:t xml:space="preserve"> izročil ključe od nepremičnine (stanovanja in pomožnih stanovanjskih prostorov ter vseh skupnih prostorov stanovanjske hiše kot npr: vhodne veže itd</w:t>
      </w:r>
      <w:r w:rsidR="00060CF0">
        <w:rPr>
          <w:rFonts w:asciiTheme="minorHAnsi" w:hAnsiTheme="minorHAnsi"/>
          <w:sz w:val="22"/>
          <w:szCs w:val="22"/>
          <w:lang w:val="sl-SI"/>
        </w:rPr>
        <w:t>.</w:t>
      </w:r>
      <w:r w:rsidRPr="00902EF7">
        <w:rPr>
          <w:rFonts w:asciiTheme="minorHAnsi" w:hAnsiTheme="minorHAnsi"/>
          <w:sz w:val="22"/>
          <w:szCs w:val="22"/>
          <w:lang w:val="sl-SI"/>
        </w:rPr>
        <w:t>), ter  odstranil vse predmete za osebno uporabo, razen pohištva in opreme.</w:t>
      </w:r>
      <w:r w:rsidR="00060CF0">
        <w:rPr>
          <w:rFonts w:asciiTheme="minorHAnsi" w:hAnsiTheme="minorHAnsi"/>
          <w:sz w:val="22"/>
          <w:szCs w:val="22"/>
          <w:lang w:val="sl-SI"/>
        </w:rPr>
        <w:t xml:space="preserve"> </w:t>
      </w:r>
      <w:r w:rsidRPr="00902EF7">
        <w:rPr>
          <w:rFonts w:asciiTheme="minorHAnsi" w:hAnsiTheme="minorHAnsi"/>
          <w:sz w:val="22"/>
          <w:szCs w:val="22"/>
          <w:lang w:val="sl-SI"/>
        </w:rPr>
        <w:t>Najemodajalec odgovarja za stvarne ali pravne napake na oddanem stanovanju.</w:t>
      </w:r>
    </w:p>
    <w:p w14:paraId="16258808" w14:textId="77777777" w:rsidR="001E6CAE" w:rsidRPr="00902EF7" w:rsidRDefault="001E6CAE">
      <w:pPr>
        <w:spacing w:line="360" w:lineRule="auto"/>
        <w:rPr>
          <w:rFonts w:asciiTheme="minorHAnsi" w:hAnsiTheme="minorHAnsi"/>
          <w:sz w:val="22"/>
          <w:szCs w:val="22"/>
          <w:lang w:val="sl-SI"/>
        </w:rPr>
      </w:pPr>
    </w:p>
    <w:p w14:paraId="38E06B74" w14:textId="77777777" w:rsidR="004B0844" w:rsidRPr="009242DC" w:rsidRDefault="00532079" w:rsidP="009242DC">
      <w:pPr>
        <w:pStyle w:val="ListParagraph"/>
        <w:numPr>
          <w:ilvl w:val="0"/>
          <w:numId w:val="18"/>
        </w:numPr>
        <w:spacing w:line="360" w:lineRule="auto"/>
        <w:rPr>
          <w:rFonts w:asciiTheme="minorHAnsi" w:hAnsiTheme="minorHAnsi"/>
          <w:b/>
          <w:sz w:val="22"/>
          <w:szCs w:val="22"/>
          <w:lang w:val="sl-SI"/>
        </w:rPr>
      </w:pPr>
      <w:r w:rsidRPr="009242DC">
        <w:rPr>
          <w:rFonts w:asciiTheme="minorHAnsi" w:hAnsiTheme="minorHAnsi"/>
          <w:b/>
          <w:sz w:val="22"/>
          <w:szCs w:val="22"/>
          <w:lang w:val="sl-SI"/>
        </w:rPr>
        <w:t xml:space="preserve">člen: TRAJANJE IN PRENEHANJE NAJEMNEGA RAZMERJA BREZ KRIVDNIH RAZLOGOV </w:t>
      </w:r>
    </w:p>
    <w:p w14:paraId="14872519" w14:textId="43B0A40C" w:rsidR="001E6CAE" w:rsidRPr="00902EF7" w:rsidRDefault="00532079">
      <w:pPr>
        <w:spacing w:line="360" w:lineRule="auto"/>
        <w:jc w:val="both"/>
        <w:rPr>
          <w:rFonts w:asciiTheme="minorHAnsi" w:hAnsiTheme="minorHAnsi"/>
          <w:sz w:val="22"/>
          <w:szCs w:val="22"/>
          <w:lang w:val="sl-SI"/>
        </w:rPr>
      </w:pPr>
      <w:r w:rsidRPr="00902EF7">
        <w:rPr>
          <w:rFonts w:asciiTheme="minorHAnsi" w:hAnsiTheme="minorHAnsi"/>
          <w:sz w:val="22"/>
          <w:szCs w:val="22"/>
          <w:lang w:val="sl-SI"/>
        </w:rPr>
        <w:t>Najemno razmerje se sklene za določe</w:t>
      </w:r>
      <w:r w:rsidR="001629E7" w:rsidRPr="00902EF7">
        <w:rPr>
          <w:rFonts w:asciiTheme="minorHAnsi" w:hAnsiTheme="minorHAnsi"/>
          <w:sz w:val="22"/>
          <w:szCs w:val="22"/>
          <w:lang w:val="sl-SI"/>
        </w:rPr>
        <w:t xml:space="preserve">n čas in sicer za </w:t>
      </w:r>
      <w:r w:rsidR="0094241D">
        <w:rPr>
          <w:rFonts w:asciiTheme="minorHAnsi" w:hAnsiTheme="minorHAnsi"/>
          <w:sz w:val="22"/>
          <w:szCs w:val="22"/>
          <w:lang w:val="sl-SI"/>
        </w:rPr>
        <w:t>eno leto</w:t>
      </w:r>
      <w:r w:rsidR="004A7F70">
        <w:rPr>
          <w:rFonts w:asciiTheme="minorHAnsi" w:hAnsiTheme="minorHAnsi"/>
          <w:sz w:val="22"/>
          <w:szCs w:val="22"/>
          <w:lang w:val="sl-SI"/>
        </w:rPr>
        <w:t xml:space="preserve"> v obdobju</w:t>
      </w:r>
      <w:r w:rsidR="001629E7" w:rsidRPr="00902EF7">
        <w:rPr>
          <w:rFonts w:asciiTheme="minorHAnsi" w:hAnsiTheme="minorHAnsi"/>
          <w:sz w:val="22"/>
          <w:szCs w:val="22"/>
          <w:lang w:val="sl-SI"/>
        </w:rPr>
        <w:t xml:space="preserve"> </w:t>
      </w:r>
      <w:r w:rsidR="001629E7" w:rsidRPr="00FB4BE0">
        <w:rPr>
          <w:rFonts w:asciiTheme="minorHAnsi" w:hAnsiTheme="minorHAnsi"/>
          <w:sz w:val="22"/>
          <w:szCs w:val="22"/>
          <w:lang w:val="sl-SI"/>
        </w:rPr>
        <w:t xml:space="preserve">od </w:t>
      </w:r>
      <w:r w:rsidR="00F72813">
        <w:rPr>
          <w:rFonts w:asciiTheme="minorHAnsi" w:hAnsiTheme="minorHAnsi"/>
          <w:sz w:val="22"/>
          <w:szCs w:val="22"/>
          <w:lang w:val="sl-SI"/>
        </w:rPr>
        <w:t>02</w:t>
      </w:r>
      <w:r w:rsidR="0094241D">
        <w:rPr>
          <w:rFonts w:asciiTheme="minorHAnsi" w:hAnsiTheme="minorHAnsi"/>
          <w:sz w:val="22"/>
          <w:szCs w:val="22"/>
          <w:lang w:val="sl-SI"/>
        </w:rPr>
        <w:t>.10.2016</w:t>
      </w:r>
      <w:r w:rsidR="00AF2648" w:rsidRPr="00FB4BE0">
        <w:rPr>
          <w:rFonts w:asciiTheme="minorHAnsi" w:hAnsiTheme="minorHAnsi"/>
          <w:sz w:val="22"/>
          <w:szCs w:val="22"/>
          <w:lang w:val="sl-SI"/>
        </w:rPr>
        <w:t xml:space="preserve"> </w:t>
      </w:r>
      <w:r w:rsidRPr="00FB4BE0">
        <w:rPr>
          <w:rFonts w:asciiTheme="minorHAnsi" w:hAnsiTheme="minorHAnsi"/>
          <w:sz w:val="22"/>
          <w:szCs w:val="22"/>
          <w:lang w:val="sl-SI"/>
        </w:rPr>
        <w:t xml:space="preserve">do </w:t>
      </w:r>
      <w:r w:rsidR="00F72813">
        <w:rPr>
          <w:rFonts w:asciiTheme="minorHAnsi" w:hAnsiTheme="minorHAnsi"/>
          <w:sz w:val="22"/>
          <w:szCs w:val="22"/>
          <w:lang w:val="sl-SI"/>
        </w:rPr>
        <w:t>02</w:t>
      </w:r>
      <w:r w:rsidR="0094241D">
        <w:rPr>
          <w:rFonts w:asciiTheme="minorHAnsi" w:hAnsiTheme="minorHAnsi"/>
          <w:sz w:val="22"/>
          <w:szCs w:val="22"/>
          <w:lang w:val="sl-SI"/>
        </w:rPr>
        <w:t>.10.2016</w:t>
      </w:r>
      <w:r w:rsidR="0094241D" w:rsidRPr="00FB4BE0">
        <w:rPr>
          <w:rFonts w:asciiTheme="minorHAnsi" w:hAnsiTheme="minorHAnsi"/>
          <w:sz w:val="22"/>
          <w:szCs w:val="22"/>
          <w:lang w:val="sl-SI"/>
        </w:rPr>
        <w:t xml:space="preserve"> </w:t>
      </w:r>
      <w:r w:rsidRPr="00902EF7">
        <w:rPr>
          <w:rFonts w:asciiTheme="minorHAnsi" w:hAnsiTheme="minorHAnsi"/>
          <w:sz w:val="22"/>
          <w:szCs w:val="22"/>
          <w:lang w:val="sl-SI"/>
        </w:rPr>
        <w:t>z možnostjo vsakokratnega podaljšanja na osnovi aneksa oziroma nove najemne pogodbe.</w:t>
      </w:r>
    </w:p>
    <w:p w14:paraId="1FA6EF66" w14:textId="77777777" w:rsidR="001E6CAE" w:rsidRPr="00902EF7" w:rsidRDefault="00532079">
      <w:pPr>
        <w:spacing w:line="360" w:lineRule="auto"/>
        <w:jc w:val="both"/>
        <w:rPr>
          <w:rFonts w:asciiTheme="minorHAnsi" w:hAnsiTheme="minorHAnsi"/>
          <w:sz w:val="22"/>
          <w:szCs w:val="22"/>
          <w:lang w:val="sl-SI"/>
        </w:rPr>
      </w:pPr>
      <w:r w:rsidRPr="00902EF7">
        <w:rPr>
          <w:rFonts w:asciiTheme="minorHAnsi" w:hAnsiTheme="minorHAnsi"/>
          <w:sz w:val="22"/>
          <w:szCs w:val="22"/>
          <w:lang w:val="sl-SI"/>
        </w:rPr>
        <w:t xml:space="preserve">Pogodbeni stranki lahko najemno razmerje podaljšata najkasneje 30 dni pred potekom najemnega razmerja s sklenitvijo aneksa k tej pogodbi. V nasprotnem mora najemnik stanovanje izprazniti oseb in osebnih stvari ter ga izročiti </w:t>
      </w:r>
      <w:r w:rsidR="00A840ED" w:rsidRPr="00902EF7">
        <w:rPr>
          <w:rFonts w:asciiTheme="minorHAnsi" w:hAnsiTheme="minorHAnsi"/>
          <w:sz w:val="22"/>
          <w:szCs w:val="22"/>
          <w:lang w:val="sl-SI"/>
        </w:rPr>
        <w:t>n</w:t>
      </w:r>
      <w:r w:rsidRPr="00902EF7">
        <w:rPr>
          <w:rFonts w:asciiTheme="minorHAnsi" w:hAnsiTheme="minorHAnsi"/>
          <w:sz w:val="22"/>
          <w:szCs w:val="22"/>
          <w:lang w:val="sl-SI"/>
        </w:rPr>
        <w:t>ajemodajalcu v počiščenem, prebeljenem in brezhibnem stanju, v pogodbenem roku</w:t>
      </w:r>
      <w:r w:rsidR="00C45147" w:rsidRPr="00902EF7">
        <w:rPr>
          <w:rFonts w:asciiTheme="minorHAnsi" w:hAnsiTheme="minorHAnsi"/>
          <w:sz w:val="22"/>
          <w:szCs w:val="22"/>
          <w:lang w:val="sl-SI"/>
        </w:rPr>
        <w:t>,</w:t>
      </w:r>
      <w:r w:rsidRPr="00902EF7">
        <w:rPr>
          <w:rFonts w:asciiTheme="minorHAnsi" w:hAnsiTheme="minorHAnsi"/>
          <w:sz w:val="22"/>
          <w:szCs w:val="22"/>
          <w:lang w:val="sl-SI"/>
        </w:rPr>
        <w:t xml:space="preserve"> kot je navedeno v prvem stavku tega člena.</w:t>
      </w:r>
    </w:p>
    <w:p w14:paraId="623AE230" w14:textId="48CD2C7F" w:rsidR="001E6CAE" w:rsidRPr="00902EF7" w:rsidRDefault="00532079">
      <w:pPr>
        <w:spacing w:line="360" w:lineRule="auto"/>
        <w:jc w:val="both"/>
        <w:rPr>
          <w:rFonts w:asciiTheme="minorHAnsi" w:hAnsiTheme="minorHAnsi"/>
          <w:sz w:val="22"/>
          <w:szCs w:val="22"/>
          <w:lang w:val="sl-SI"/>
        </w:rPr>
      </w:pPr>
      <w:r w:rsidRPr="00902EF7">
        <w:rPr>
          <w:rFonts w:asciiTheme="minorHAnsi" w:hAnsiTheme="minorHAnsi"/>
          <w:sz w:val="22"/>
          <w:szCs w:val="22"/>
          <w:lang w:val="sl-SI"/>
        </w:rPr>
        <w:t>Najemno pogodbo lahko odpove brez krivdnih razlogov vsaka pogo</w:t>
      </w:r>
      <w:r w:rsidR="0094241D">
        <w:rPr>
          <w:rFonts w:asciiTheme="minorHAnsi" w:hAnsiTheme="minorHAnsi"/>
          <w:sz w:val="22"/>
          <w:szCs w:val="22"/>
          <w:lang w:val="sl-SI"/>
        </w:rPr>
        <w:t>dbena stran in sicer pisno z 90-</w:t>
      </w:r>
      <w:r w:rsidRPr="00902EF7">
        <w:rPr>
          <w:rFonts w:asciiTheme="minorHAnsi" w:hAnsiTheme="minorHAnsi"/>
          <w:sz w:val="22"/>
          <w:szCs w:val="22"/>
          <w:lang w:val="sl-SI"/>
        </w:rPr>
        <w:t>dnevnim odpovednim rokom, pri čemer veljajo določila 106. člena Stanovanjskega zakona. Znotraj tega 90</w:t>
      </w:r>
      <w:r w:rsidR="0094241D">
        <w:rPr>
          <w:rFonts w:asciiTheme="minorHAnsi" w:hAnsiTheme="minorHAnsi"/>
          <w:i/>
          <w:sz w:val="22"/>
          <w:szCs w:val="22"/>
          <w:lang w:val="sl-SI"/>
        </w:rPr>
        <w:t>-</w:t>
      </w:r>
      <w:r w:rsidRPr="00902EF7">
        <w:rPr>
          <w:rFonts w:asciiTheme="minorHAnsi" w:hAnsiTheme="minorHAnsi"/>
          <w:sz w:val="22"/>
          <w:szCs w:val="22"/>
          <w:lang w:val="sl-SI"/>
        </w:rPr>
        <w:t>dnevnega odpovednega roka sta obe stranki zavezani k spoštovanju vseh določb najemne pogodbe, kar se nanaša tudi na plačevanje najemnine, obveznost najemodajalca do investicijskega vzdrževanja ipd.</w:t>
      </w:r>
    </w:p>
    <w:p w14:paraId="080425E1" w14:textId="77777777" w:rsidR="001E6CAE" w:rsidRDefault="00532079">
      <w:pPr>
        <w:spacing w:line="360" w:lineRule="auto"/>
        <w:jc w:val="both"/>
        <w:rPr>
          <w:rFonts w:asciiTheme="minorHAnsi" w:hAnsiTheme="minorHAnsi"/>
          <w:sz w:val="22"/>
          <w:szCs w:val="22"/>
          <w:lang w:val="sl-SI"/>
        </w:rPr>
      </w:pPr>
      <w:r w:rsidRPr="00902EF7">
        <w:rPr>
          <w:rFonts w:asciiTheme="minorHAnsi" w:hAnsiTheme="minorHAnsi"/>
          <w:sz w:val="22"/>
          <w:szCs w:val="22"/>
          <w:lang w:val="sl-SI"/>
        </w:rPr>
        <w:t>Najemno razmerje po tej pogodbi ne preneha, če v času najemnega razmerja od najemodajalca pridobi lastninsko pravico na stanovanju tretja oseba. Najemodajalec je dolžan novega lastnika obvestiti, da predmetno stanovanje ni prosto</w:t>
      </w:r>
      <w:r w:rsidR="00091887" w:rsidRPr="00902EF7">
        <w:rPr>
          <w:rFonts w:asciiTheme="minorHAnsi" w:hAnsiTheme="minorHAnsi"/>
          <w:sz w:val="22"/>
          <w:szCs w:val="22"/>
          <w:lang w:val="sl-SI"/>
        </w:rPr>
        <w:t xml:space="preserve"> </w:t>
      </w:r>
      <w:r w:rsidRPr="00902EF7">
        <w:rPr>
          <w:rFonts w:asciiTheme="minorHAnsi" w:hAnsiTheme="minorHAnsi"/>
          <w:sz w:val="22"/>
          <w:szCs w:val="22"/>
          <w:lang w:val="sl-SI"/>
        </w:rPr>
        <w:t>oseb in stvari v času trajanja najemnega razmerja, saj je oddano najemniku. Tudi v tem primeru obojestransko velja 90-dnevni odpovedni rok.</w:t>
      </w:r>
    </w:p>
    <w:p w14:paraId="4BB1512E" w14:textId="534E74B3" w:rsidR="00B56CE2" w:rsidRPr="00902EF7" w:rsidRDefault="00B56CE2">
      <w:pPr>
        <w:spacing w:line="360" w:lineRule="auto"/>
        <w:jc w:val="both"/>
        <w:rPr>
          <w:rFonts w:asciiTheme="minorHAnsi" w:hAnsiTheme="minorHAnsi"/>
          <w:sz w:val="22"/>
          <w:szCs w:val="22"/>
          <w:lang w:val="sl-SI"/>
        </w:rPr>
      </w:pPr>
      <w:r>
        <w:rPr>
          <w:rFonts w:asciiTheme="minorHAnsi" w:hAnsiTheme="minorHAnsi"/>
          <w:sz w:val="22"/>
          <w:szCs w:val="22"/>
          <w:lang w:val="sl-SI"/>
        </w:rPr>
        <w:t>Najemnik se strinja, da v zadnjem mesecu dni bivanja v stanovanju dvakrat tedensko omogoči ogled stanovanja potencialnim bodočim najemnikom v prisotnosti najemodajalca, pri čemer razumen termin ogleda dogovori z najemodajalcem vsaj 24 ur prej.</w:t>
      </w:r>
    </w:p>
    <w:p w14:paraId="222DE56F" w14:textId="77777777" w:rsidR="001E6CAE" w:rsidRPr="00902EF7" w:rsidRDefault="001E6CAE">
      <w:pPr>
        <w:spacing w:line="360" w:lineRule="auto"/>
        <w:rPr>
          <w:rFonts w:asciiTheme="minorHAnsi" w:hAnsiTheme="minorHAnsi"/>
          <w:sz w:val="22"/>
          <w:szCs w:val="22"/>
          <w:lang w:val="sl-SI"/>
        </w:rPr>
      </w:pPr>
    </w:p>
    <w:p w14:paraId="55C78BBF" w14:textId="77777777" w:rsidR="004B0844" w:rsidRPr="009242DC" w:rsidRDefault="00532079" w:rsidP="009242DC">
      <w:pPr>
        <w:pStyle w:val="ListParagraph"/>
        <w:numPr>
          <w:ilvl w:val="0"/>
          <w:numId w:val="18"/>
        </w:numPr>
        <w:spacing w:line="360" w:lineRule="auto"/>
        <w:rPr>
          <w:rFonts w:asciiTheme="minorHAnsi" w:hAnsiTheme="minorHAnsi"/>
          <w:b/>
          <w:sz w:val="22"/>
          <w:szCs w:val="22"/>
          <w:lang w:val="sl-SI"/>
        </w:rPr>
      </w:pPr>
      <w:r w:rsidRPr="009242DC">
        <w:rPr>
          <w:rFonts w:asciiTheme="minorHAnsi" w:hAnsiTheme="minorHAnsi"/>
          <w:b/>
          <w:sz w:val="22"/>
          <w:szCs w:val="22"/>
          <w:lang w:val="sl-SI"/>
        </w:rPr>
        <w:t>člen: ODPOVED NAJEMNEGA RAZMERJA IZ KRIVDNIH RAZLOGOV:</w:t>
      </w:r>
    </w:p>
    <w:p w14:paraId="6348EF9B" w14:textId="77777777" w:rsidR="001E6CAE" w:rsidRPr="00902EF7" w:rsidRDefault="00532079">
      <w:pPr>
        <w:spacing w:line="360" w:lineRule="auto"/>
        <w:jc w:val="both"/>
        <w:rPr>
          <w:rFonts w:asciiTheme="minorHAnsi" w:hAnsiTheme="minorHAnsi"/>
          <w:sz w:val="22"/>
          <w:szCs w:val="22"/>
          <w:lang w:val="sl-SI"/>
        </w:rPr>
      </w:pPr>
      <w:r w:rsidRPr="00902EF7">
        <w:rPr>
          <w:rFonts w:asciiTheme="minorHAnsi" w:hAnsiTheme="minorHAnsi"/>
          <w:sz w:val="22"/>
          <w:szCs w:val="22"/>
          <w:lang w:val="sl-SI"/>
        </w:rPr>
        <w:t xml:space="preserve">Najemodajalec lahko odpove najemno pogodbo iz krivdnih razlogov, brez odpovednega roka in zahteva takojšnjo izpraznitev stanovanja, ne glede na pogodbene določbe o trajanju najemnega razmerja ter ne glede </w:t>
      </w:r>
      <w:r w:rsidRPr="00902EF7">
        <w:rPr>
          <w:rFonts w:asciiTheme="minorHAnsi" w:hAnsiTheme="minorHAnsi"/>
          <w:sz w:val="22"/>
          <w:szCs w:val="22"/>
          <w:lang w:val="sl-SI"/>
        </w:rPr>
        <w:lastRenderedPageBreak/>
        <w:t>na pogodbeno določene odpovedne roke, pri čemer veljajo sledeča določila 103. člena Stanovanjskega zakona, ob upoštevanju 105. in 108. člena Stanovanjskega zakona:</w:t>
      </w:r>
    </w:p>
    <w:p w14:paraId="001D099E" w14:textId="77777777" w:rsidR="001E6CAE" w:rsidRPr="00902EF7" w:rsidRDefault="00532079">
      <w:pPr>
        <w:numPr>
          <w:ilvl w:val="0"/>
          <w:numId w:val="13"/>
        </w:numPr>
        <w:spacing w:line="360" w:lineRule="auto"/>
        <w:jc w:val="both"/>
        <w:rPr>
          <w:rFonts w:asciiTheme="minorHAnsi" w:hAnsiTheme="minorHAnsi"/>
          <w:sz w:val="22"/>
          <w:szCs w:val="22"/>
          <w:lang w:val="sl-SI"/>
        </w:rPr>
      </w:pPr>
      <w:r w:rsidRPr="00902EF7">
        <w:rPr>
          <w:rFonts w:asciiTheme="minorHAnsi" w:hAnsiTheme="minorHAnsi"/>
          <w:sz w:val="22"/>
          <w:szCs w:val="22"/>
          <w:lang w:val="sl-SI"/>
        </w:rPr>
        <w:t>če najemnik oziroma osebe, ki z njim stanujejo, z načinom uporabe stanovanja povzročajo škodo na stanovanju, opremi ali skupnih delih stanovanjske ali več</w:t>
      </w:r>
      <w:r w:rsidR="00933BC2" w:rsidRPr="00902EF7">
        <w:rPr>
          <w:rFonts w:asciiTheme="minorHAnsi" w:hAnsiTheme="minorHAnsi"/>
          <w:sz w:val="22"/>
          <w:szCs w:val="22"/>
          <w:lang w:val="sl-SI"/>
        </w:rPr>
        <w:t xml:space="preserve"> </w:t>
      </w:r>
      <w:r w:rsidRPr="00902EF7">
        <w:rPr>
          <w:rFonts w:asciiTheme="minorHAnsi" w:hAnsiTheme="minorHAnsi"/>
          <w:sz w:val="22"/>
          <w:szCs w:val="22"/>
          <w:lang w:val="sl-SI"/>
        </w:rPr>
        <w:t>stanovanjske stavbe, povzročajo prekomeren hrup</w:t>
      </w:r>
      <w:r w:rsidR="00091887" w:rsidRPr="00902EF7">
        <w:rPr>
          <w:rFonts w:asciiTheme="minorHAnsi" w:hAnsiTheme="minorHAnsi"/>
          <w:sz w:val="22"/>
          <w:szCs w:val="22"/>
          <w:lang w:val="sl-SI"/>
        </w:rPr>
        <w:t xml:space="preserve"> ali</w:t>
      </w:r>
      <w:r w:rsidRPr="00902EF7">
        <w:rPr>
          <w:rFonts w:asciiTheme="minorHAnsi" w:hAnsiTheme="minorHAnsi"/>
          <w:sz w:val="22"/>
          <w:szCs w:val="22"/>
          <w:lang w:val="sl-SI"/>
        </w:rPr>
        <w:t xml:space="preserve"> motijo druge stanovalce v mirni uporabi stanovanja</w:t>
      </w:r>
      <w:r w:rsidR="00091887" w:rsidRPr="00902EF7">
        <w:rPr>
          <w:rFonts w:asciiTheme="minorHAnsi" w:hAnsiTheme="minorHAnsi"/>
          <w:sz w:val="22"/>
          <w:szCs w:val="22"/>
          <w:lang w:val="sl-SI"/>
        </w:rPr>
        <w:t>;</w:t>
      </w:r>
      <w:r w:rsidRPr="00902EF7">
        <w:rPr>
          <w:rFonts w:asciiTheme="minorHAnsi" w:hAnsiTheme="minorHAnsi"/>
          <w:sz w:val="22"/>
          <w:szCs w:val="22"/>
          <w:lang w:val="sl-SI"/>
        </w:rPr>
        <w:t xml:space="preserve"> </w:t>
      </w:r>
    </w:p>
    <w:p w14:paraId="7506B2FC" w14:textId="77777777" w:rsidR="001E6CAE" w:rsidRPr="00902EF7" w:rsidRDefault="00532079">
      <w:pPr>
        <w:numPr>
          <w:ilvl w:val="0"/>
          <w:numId w:val="13"/>
        </w:numPr>
        <w:spacing w:line="360" w:lineRule="auto"/>
        <w:jc w:val="both"/>
        <w:rPr>
          <w:rFonts w:asciiTheme="minorHAnsi" w:hAnsiTheme="minorHAnsi"/>
          <w:sz w:val="22"/>
          <w:szCs w:val="22"/>
          <w:lang w:val="sl-SI"/>
        </w:rPr>
      </w:pPr>
      <w:r w:rsidRPr="00902EF7">
        <w:rPr>
          <w:rFonts w:asciiTheme="minorHAnsi" w:hAnsiTheme="minorHAnsi"/>
          <w:sz w:val="22"/>
          <w:szCs w:val="22"/>
          <w:lang w:val="sl-SI"/>
        </w:rPr>
        <w:t>če opravlja v stanovanju dejavnost brez dovoljenja ali v nasprotju z dovoljenjem najemodajalca</w:t>
      </w:r>
      <w:r w:rsidR="00091887" w:rsidRPr="00902EF7">
        <w:rPr>
          <w:rFonts w:asciiTheme="minorHAnsi" w:hAnsiTheme="minorHAnsi"/>
          <w:sz w:val="22"/>
          <w:szCs w:val="22"/>
          <w:lang w:val="sl-SI"/>
        </w:rPr>
        <w:t>;</w:t>
      </w:r>
      <w:r w:rsidRPr="00902EF7">
        <w:rPr>
          <w:rFonts w:asciiTheme="minorHAnsi" w:hAnsiTheme="minorHAnsi"/>
          <w:sz w:val="22"/>
          <w:szCs w:val="22"/>
          <w:lang w:val="sl-SI"/>
        </w:rPr>
        <w:t xml:space="preserve"> </w:t>
      </w:r>
    </w:p>
    <w:p w14:paraId="1D0D5D6B" w14:textId="77777777" w:rsidR="001E6CAE" w:rsidRPr="00902EF7" w:rsidRDefault="00532079">
      <w:pPr>
        <w:numPr>
          <w:ilvl w:val="0"/>
          <w:numId w:val="13"/>
        </w:numPr>
        <w:spacing w:line="360" w:lineRule="auto"/>
        <w:jc w:val="both"/>
        <w:rPr>
          <w:rFonts w:asciiTheme="minorHAnsi" w:hAnsiTheme="minorHAnsi"/>
          <w:sz w:val="22"/>
          <w:szCs w:val="22"/>
          <w:lang w:val="sl-SI"/>
        </w:rPr>
      </w:pPr>
      <w:r w:rsidRPr="00902EF7">
        <w:rPr>
          <w:rFonts w:asciiTheme="minorHAnsi" w:hAnsiTheme="minorHAnsi"/>
          <w:sz w:val="22"/>
          <w:szCs w:val="22"/>
          <w:lang w:val="sl-SI"/>
        </w:rPr>
        <w:t>če najemnik ne vzdržuje stanovanja v skladu s pravilnikom iz 125. člena Stanovanjskega zakona v delu, ki se nanaša na najemnika;</w:t>
      </w:r>
    </w:p>
    <w:p w14:paraId="24C59B14" w14:textId="77777777" w:rsidR="001E6CAE" w:rsidRPr="00902EF7" w:rsidRDefault="00532079">
      <w:pPr>
        <w:numPr>
          <w:ilvl w:val="0"/>
          <w:numId w:val="13"/>
        </w:numPr>
        <w:spacing w:line="360" w:lineRule="auto"/>
        <w:jc w:val="both"/>
        <w:rPr>
          <w:rFonts w:asciiTheme="minorHAnsi" w:hAnsiTheme="minorHAnsi"/>
          <w:sz w:val="22"/>
          <w:szCs w:val="22"/>
          <w:lang w:val="sl-SI"/>
        </w:rPr>
      </w:pPr>
      <w:r w:rsidRPr="00902EF7">
        <w:rPr>
          <w:rFonts w:asciiTheme="minorHAnsi" w:hAnsiTheme="minorHAnsi"/>
          <w:sz w:val="22"/>
          <w:szCs w:val="22"/>
          <w:lang w:val="sl-SI"/>
        </w:rPr>
        <w:t>če najemnik ne plača</w:t>
      </w:r>
      <w:r w:rsidR="00091887" w:rsidRPr="00902EF7">
        <w:rPr>
          <w:rFonts w:asciiTheme="minorHAnsi" w:hAnsiTheme="minorHAnsi"/>
          <w:sz w:val="22"/>
          <w:szCs w:val="22"/>
          <w:lang w:val="sl-SI"/>
        </w:rPr>
        <w:t xml:space="preserve"> </w:t>
      </w:r>
      <w:r w:rsidRPr="00902EF7">
        <w:rPr>
          <w:rFonts w:asciiTheme="minorHAnsi" w:hAnsiTheme="minorHAnsi"/>
          <w:sz w:val="22"/>
          <w:szCs w:val="22"/>
          <w:lang w:val="sl-SI"/>
        </w:rPr>
        <w:t xml:space="preserve">najemnine in stroškov, ki se plačujejo poleg najemnine, v roku, ki ga določa najemna pogodba, kot je določeno v 5. in 6. členu te pogodbe. </w:t>
      </w:r>
    </w:p>
    <w:p w14:paraId="4BDB1380" w14:textId="77777777" w:rsidR="001E6CAE" w:rsidRPr="00902EF7" w:rsidRDefault="00532079">
      <w:pPr>
        <w:numPr>
          <w:ilvl w:val="0"/>
          <w:numId w:val="13"/>
        </w:numPr>
        <w:spacing w:line="360" w:lineRule="auto"/>
        <w:jc w:val="both"/>
        <w:rPr>
          <w:rFonts w:asciiTheme="minorHAnsi" w:hAnsiTheme="minorHAnsi"/>
          <w:sz w:val="22"/>
          <w:szCs w:val="22"/>
          <w:lang w:val="sl-SI"/>
        </w:rPr>
      </w:pPr>
      <w:r w:rsidRPr="00902EF7">
        <w:rPr>
          <w:rFonts w:asciiTheme="minorHAnsi" w:hAnsiTheme="minorHAnsi"/>
          <w:sz w:val="22"/>
          <w:szCs w:val="22"/>
          <w:lang w:val="sl-SI"/>
        </w:rPr>
        <w:t>če najemnik oziroma osebe, ki z njim stanujejo, z načinom uporabe stanovanja pogosto grobo kršijo temeljna pravila sosedskega sožitja, določenega s hišnim redom, ali z načinom uporabe huje motijo druge stanovalce pri njihovi mirni uporabi stanovanja;</w:t>
      </w:r>
    </w:p>
    <w:p w14:paraId="2E87E90C" w14:textId="77777777" w:rsidR="001E6CAE" w:rsidRPr="00902EF7" w:rsidRDefault="00532079">
      <w:pPr>
        <w:numPr>
          <w:ilvl w:val="0"/>
          <w:numId w:val="13"/>
        </w:numPr>
        <w:spacing w:line="360" w:lineRule="auto"/>
        <w:jc w:val="both"/>
        <w:rPr>
          <w:rFonts w:asciiTheme="minorHAnsi" w:hAnsiTheme="minorHAnsi"/>
          <w:sz w:val="22"/>
          <w:szCs w:val="22"/>
          <w:lang w:val="sl-SI"/>
        </w:rPr>
      </w:pPr>
      <w:r w:rsidRPr="00902EF7">
        <w:rPr>
          <w:rFonts w:asciiTheme="minorHAnsi" w:hAnsiTheme="minorHAnsi"/>
          <w:sz w:val="22"/>
          <w:szCs w:val="22"/>
          <w:lang w:val="sl-SI"/>
        </w:rPr>
        <w:t>če najemnik izvršuje ali izvrši v stanovanju in vgrajeni opremi spremembe brez poprejšnjega pisnega soglasja lastnika, razen v primerih iz 97. člena Stanovanjskega zakona;</w:t>
      </w:r>
    </w:p>
    <w:p w14:paraId="2F043924" w14:textId="77777777" w:rsidR="001E6CAE" w:rsidRPr="00902EF7" w:rsidRDefault="00532079">
      <w:pPr>
        <w:numPr>
          <w:ilvl w:val="0"/>
          <w:numId w:val="13"/>
        </w:numPr>
        <w:spacing w:line="360" w:lineRule="auto"/>
        <w:jc w:val="both"/>
        <w:rPr>
          <w:rFonts w:asciiTheme="minorHAnsi" w:hAnsiTheme="minorHAnsi"/>
          <w:sz w:val="22"/>
          <w:szCs w:val="22"/>
          <w:lang w:val="sl-SI"/>
        </w:rPr>
      </w:pPr>
      <w:r w:rsidRPr="00902EF7">
        <w:rPr>
          <w:rFonts w:asciiTheme="minorHAnsi" w:hAnsiTheme="minorHAnsi"/>
          <w:sz w:val="22"/>
          <w:szCs w:val="22"/>
          <w:lang w:val="sl-SI"/>
        </w:rPr>
        <w:t>če stanovanje uporablja poleg najemnika oseba ali več oseb, ki niso navedene v najemni pogodbi, in če najemnik za to ni pridobil pisnega soglasja lastnika;</w:t>
      </w:r>
    </w:p>
    <w:p w14:paraId="5010F45E" w14:textId="77777777" w:rsidR="001E6CAE" w:rsidRPr="00902EF7" w:rsidRDefault="00532079">
      <w:pPr>
        <w:numPr>
          <w:ilvl w:val="0"/>
          <w:numId w:val="13"/>
        </w:numPr>
        <w:spacing w:line="360" w:lineRule="auto"/>
        <w:jc w:val="both"/>
        <w:rPr>
          <w:rFonts w:asciiTheme="minorHAnsi" w:hAnsiTheme="minorHAnsi"/>
          <w:sz w:val="22"/>
          <w:szCs w:val="22"/>
          <w:lang w:val="sl-SI"/>
        </w:rPr>
      </w:pPr>
      <w:r w:rsidRPr="00902EF7">
        <w:rPr>
          <w:rFonts w:asciiTheme="minorHAnsi" w:hAnsiTheme="minorHAnsi"/>
          <w:sz w:val="22"/>
          <w:szCs w:val="22"/>
          <w:lang w:val="sl-SI"/>
        </w:rPr>
        <w:t>če najemnik odda najeto stanovanje v podnajem brez soglasja lastnika, kot to določa 84. člen Stanovanjskega zakona;</w:t>
      </w:r>
    </w:p>
    <w:p w14:paraId="357B8F45" w14:textId="77777777" w:rsidR="001E6CAE" w:rsidRPr="00902EF7" w:rsidRDefault="00532079">
      <w:pPr>
        <w:numPr>
          <w:ilvl w:val="0"/>
          <w:numId w:val="13"/>
        </w:numPr>
        <w:spacing w:line="360" w:lineRule="auto"/>
        <w:jc w:val="both"/>
        <w:rPr>
          <w:rFonts w:asciiTheme="minorHAnsi" w:hAnsiTheme="minorHAnsi"/>
          <w:sz w:val="22"/>
          <w:szCs w:val="22"/>
          <w:lang w:val="sl-SI"/>
        </w:rPr>
      </w:pPr>
      <w:r w:rsidRPr="00902EF7">
        <w:rPr>
          <w:rFonts w:asciiTheme="minorHAnsi" w:hAnsiTheme="minorHAnsi"/>
          <w:sz w:val="22"/>
          <w:szCs w:val="22"/>
          <w:lang w:val="sl-SI"/>
        </w:rPr>
        <w:t>če najemnik ne dopusti vstopa v stanovanje v primerih iz tretje aline</w:t>
      </w:r>
      <w:r w:rsidR="00672B7E" w:rsidRPr="00902EF7">
        <w:rPr>
          <w:rFonts w:asciiTheme="minorHAnsi" w:hAnsiTheme="minorHAnsi"/>
          <w:sz w:val="22"/>
          <w:szCs w:val="22"/>
          <w:lang w:val="sl-SI"/>
        </w:rPr>
        <w:t>j</w:t>
      </w:r>
      <w:r w:rsidRPr="00902EF7">
        <w:rPr>
          <w:rFonts w:asciiTheme="minorHAnsi" w:hAnsiTheme="minorHAnsi"/>
          <w:sz w:val="22"/>
          <w:szCs w:val="22"/>
          <w:lang w:val="sl-SI"/>
        </w:rPr>
        <w:t>e 94. člena in 99. člena Stanovanjskega zakona;</w:t>
      </w:r>
    </w:p>
    <w:p w14:paraId="60340ABA" w14:textId="77777777" w:rsidR="001E6CAE" w:rsidRPr="00902EF7" w:rsidRDefault="00532079">
      <w:pPr>
        <w:spacing w:line="360" w:lineRule="auto"/>
        <w:jc w:val="both"/>
        <w:rPr>
          <w:rFonts w:asciiTheme="minorHAnsi" w:hAnsiTheme="minorHAnsi"/>
          <w:sz w:val="22"/>
          <w:szCs w:val="22"/>
          <w:lang w:val="sl-SI"/>
        </w:rPr>
      </w:pPr>
      <w:r w:rsidRPr="00902EF7">
        <w:rPr>
          <w:rFonts w:asciiTheme="minorHAnsi" w:hAnsiTheme="minorHAnsi"/>
          <w:sz w:val="22"/>
          <w:szCs w:val="22"/>
          <w:lang w:val="sl-SI"/>
        </w:rPr>
        <w:t>Poleg teh določb se stranki dogovorita, da se kot krivdni razlogi, zaradi katerih najemodajalec lahko odpove najemno pogodbo, štejejo še:</w:t>
      </w:r>
    </w:p>
    <w:p w14:paraId="478C7868" w14:textId="77777777" w:rsidR="001E6CAE" w:rsidRPr="00902EF7" w:rsidRDefault="00532079">
      <w:pPr>
        <w:numPr>
          <w:ilvl w:val="0"/>
          <w:numId w:val="13"/>
        </w:numPr>
        <w:spacing w:line="360" w:lineRule="auto"/>
        <w:jc w:val="both"/>
        <w:rPr>
          <w:rFonts w:asciiTheme="minorHAnsi" w:hAnsiTheme="minorHAnsi"/>
          <w:sz w:val="22"/>
          <w:szCs w:val="22"/>
          <w:lang w:val="sl-SI"/>
        </w:rPr>
      </w:pPr>
      <w:r w:rsidRPr="00902EF7">
        <w:rPr>
          <w:rFonts w:asciiTheme="minorHAnsi" w:hAnsiTheme="minorHAnsi"/>
          <w:sz w:val="22"/>
          <w:szCs w:val="22"/>
          <w:lang w:val="sl-SI"/>
        </w:rPr>
        <w:t>če v stanovanju živijo osebe, ki niso navedene v najemni pogodbi,  niti v aneksu k najemni pogodbi</w:t>
      </w:r>
      <w:r w:rsidR="00091887" w:rsidRPr="00902EF7">
        <w:rPr>
          <w:rFonts w:asciiTheme="minorHAnsi" w:hAnsiTheme="minorHAnsi"/>
          <w:sz w:val="22"/>
          <w:szCs w:val="22"/>
          <w:lang w:val="sl-SI"/>
        </w:rPr>
        <w:t>;</w:t>
      </w:r>
    </w:p>
    <w:p w14:paraId="72F40AC4" w14:textId="77777777" w:rsidR="001E6CAE" w:rsidRPr="00902EF7" w:rsidRDefault="00532079">
      <w:pPr>
        <w:numPr>
          <w:ilvl w:val="0"/>
          <w:numId w:val="13"/>
        </w:numPr>
        <w:spacing w:line="360" w:lineRule="auto"/>
        <w:jc w:val="both"/>
        <w:rPr>
          <w:rFonts w:asciiTheme="minorHAnsi" w:hAnsiTheme="minorHAnsi"/>
          <w:sz w:val="22"/>
          <w:szCs w:val="22"/>
          <w:lang w:val="sl-SI"/>
        </w:rPr>
      </w:pPr>
      <w:r w:rsidRPr="00902EF7">
        <w:rPr>
          <w:rFonts w:asciiTheme="minorHAnsi" w:hAnsiTheme="minorHAnsi"/>
          <w:sz w:val="22"/>
          <w:szCs w:val="22"/>
          <w:lang w:val="sl-SI"/>
        </w:rPr>
        <w:t>če najemnik v stanovanju opravlja nedovoljeno dejavnost.</w:t>
      </w:r>
    </w:p>
    <w:p w14:paraId="174DEB01" w14:textId="77777777" w:rsidR="001E6CAE" w:rsidRPr="00902EF7" w:rsidRDefault="00532079">
      <w:pPr>
        <w:spacing w:line="360" w:lineRule="auto"/>
        <w:jc w:val="both"/>
        <w:rPr>
          <w:rFonts w:asciiTheme="minorHAnsi" w:hAnsiTheme="minorHAnsi"/>
          <w:sz w:val="22"/>
          <w:szCs w:val="22"/>
          <w:lang w:val="sl-SI"/>
        </w:rPr>
      </w:pPr>
      <w:r w:rsidRPr="00902EF7">
        <w:rPr>
          <w:rFonts w:asciiTheme="minorHAnsi" w:hAnsiTheme="minorHAnsi"/>
          <w:sz w:val="22"/>
          <w:szCs w:val="22"/>
          <w:lang w:val="sl-SI"/>
        </w:rPr>
        <w:t xml:space="preserve">Pri odpovedi iz krivdnih razlogov se morajo upoštevati določbe 103. člena Stanovanjskega zakona, ki se nanašajo na (za najemodajalca) obvezujoč pisni opomin, ki mora vsebovati kršitev in način odprave odpovednega razloga ter 15 dnevni rok za odpravo odpovednega razloga. Pisni opomin najemodajalca mora biti najemniku zanesljivo in dokazljivo tudi vročen na stalnem ali začasnem z naslovu najemnika </w:t>
      </w:r>
      <w:r w:rsidR="00163B52" w:rsidRPr="00902EF7">
        <w:rPr>
          <w:rFonts w:asciiTheme="minorHAnsi" w:hAnsiTheme="minorHAnsi"/>
          <w:sz w:val="22"/>
          <w:szCs w:val="22"/>
          <w:lang w:val="sl-SI"/>
        </w:rPr>
        <w:t xml:space="preserve">ali na naslovu delodajalca najemnika. </w:t>
      </w:r>
    </w:p>
    <w:p w14:paraId="233D4B20" w14:textId="39329258" w:rsidR="001E6CAE" w:rsidRPr="00902EF7" w:rsidRDefault="003E4DB6">
      <w:pPr>
        <w:spacing w:line="360" w:lineRule="auto"/>
        <w:jc w:val="both"/>
        <w:rPr>
          <w:rFonts w:asciiTheme="minorHAnsi" w:hAnsiTheme="minorHAnsi"/>
          <w:sz w:val="22"/>
          <w:szCs w:val="22"/>
          <w:lang w:val="sl-SI"/>
        </w:rPr>
      </w:pPr>
      <w:r w:rsidRPr="00902EF7">
        <w:rPr>
          <w:rFonts w:asciiTheme="minorHAnsi" w:hAnsiTheme="minorHAnsi"/>
          <w:sz w:val="22"/>
          <w:szCs w:val="22"/>
          <w:lang w:val="sl-SI"/>
        </w:rPr>
        <w:t xml:space="preserve"> V kolikor najemnik v roku 15 dni, od prejema pisnega opomina  ne izprazni stanovanja, izrecno in nepogojno </w:t>
      </w:r>
      <w:r w:rsidR="006C457F">
        <w:rPr>
          <w:rFonts w:asciiTheme="minorHAnsi" w:hAnsiTheme="minorHAnsi"/>
          <w:sz w:val="22"/>
          <w:szCs w:val="22"/>
          <w:lang w:val="sl-SI"/>
        </w:rPr>
        <w:t>dovoljuje najemodajalcu , da le-</w:t>
      </w:r>
      <w:r w:rsidRPr="00902EF7">
        <w:rPr>
          <w:rFonts w:asciiTheme="minorHAnsi" w:hAnsiTheme="minorHAnsi"/>
          <w:sz w:val="22"/>
          <w:szCs w:val="22"/>
          <w:lang w:val="sl-SI"/>
        </w:rPr>
        <w:t>ta izprazni stanovanje</w:t>
      </w:r>
      <w:r w:rsidR="009242DC">
        <w:rPr>
          <w:rFonts w:asciiTheme="minorHAnsi" w:hAnsiTheme="minorHAnsi"/>
          <w:sz w:val="22"/>
          <w:szCs w:val="22"/>
          <w:lang w:val="sl-SI"/>
        </w:rPr>
        <w:t xml:space="preserve">  </w:t>
      </w:r>
      <w:r w:rsidR="000347E2" w:rsidRPr="00902EF7">
        <w:rPr>
          <w:rFonts w:asciiTheme="minorHAnsi" w:hAnsiTheme="minorHAnsi"/>
          <w:sz w:val="22"/>
          <w:szCs w:val="22"/>
          <w:lang w:val="sl-SI"/>
        </w:rPr>
        <w:t xml:space="preserve">v tem roku </w:t>
      </w:r>
      <w:r w:rsidRPr="00902EF7">
        <w:rPr>
          <w:rFonts w:asciiTheme="minorHAnsi" w:hAnsiTheme="minorHAnsi"/>
          <w:sz w:val="22"/>
          <w:szCs w:val="22"/>
          <w:lang w:val="sl-SI"/>
        </w:rPr>
        <w:t xml:space="preserve"> na njegove stroške </w:t>
      </w:r>
      <w:r w:rsidR="000347E2" w:rsidRPr="00902EF7">
        <w:rPr>
          <w:rFonts w:asciiTheme="minorHAnsi" w:hAnsiTheme="minorHAnsi"/>
          <w:sz w:val="22"/>
          <w:szCs w:val="22"/>
          <w:lang w:val="sl-SI"/>
        </w:rPr>
        <w:t xml:space="preserve">in zamenja ključavnico na vhodnih vratih. </w:t>
      </w:r>
    </w:p>
    <w:p w14:paraId="0177C23A" w14:textId="77777777" w:rsidR="001E6CAE" w:rsidRDefault="001E6CAE">
      <w:pPr>
        <w:spacing w:line="360" w:lineRule="auto"/>
        <w:rPr>
          <w:rFonts w:asciiTheme="minorHAnsi" w:hAnsiTheme="minorHAnsi"/>
          <w:b/>
          <w:sz w:val="22"/>
          <w:szCs w:val="22"/>
          <w:lang w:val="sl-SI"/>
        </w:rPr>
      </w:pPr>
    </w:p>
    <w:p w14:paraId="06DB88BA" w14:textId="77777777" w:rsidR="0097676A" w:rsidRPr="00902EF7" w:rsidRDefault="0097676A">
      <w:pPr>
        <w:spacing w:line="360" w:lineRule="auto"/>
        <w:rPr>
          <w:rFonts w:asciiTheme="minorHAnsi" w:hAnsiTheme="minorHAnsi"/>
          <w:b/>
          <w:sz w:val="22"/>
          <w:szCs w:val="22"/>
          <w:lang w:val="sl-SI"/>
        </w:rPr>
      </w:pPr>
    </w:p>
    <w:p w14:paraId="2F19096F" w14:textId="77777777" w:rsidR="004B0844" w:rsidRPr="00902EF7" w:rsidRDefault="00532079" w:rsidP="003E22DB">
      <w:pPr>
        <w:spacing w:line="360" w:lineRule="auto"/>
        <w:rPr>
          <w:rFonts w:asciiTheme="minorHAnsi" w:hAnsiTheme="minorHAnsi"/>
          <w:b/>
          <w:sz w:val="22"/>
          <w:szCs w:val="22"/>
          <w:lang w:val="sl-SI"/>
        </w:rPr>
      </w:pPr>
      <w:r w:rsidRPr="00902EF7">
        <w:rPr>
          <w:rFonts w:asciiTheme="minorHAnsi" w:hAnsiTheme="minorHAnsi"/>
          <w:b/>
          <w:sz w:val="22"/>
          <w:szCs w:val="22"/>
          <w:lang w:val="sl-SI"/>
        </w:rPr>
        <w:lastRenderedPageBreak/>
        <w:t>5. člen: NAJEMNINA in DAVEK</w:t>
      </w:r>
    </w:p>
    <w:p w14:paraId="6E8BB433" w14:textId="295EE21B" w:rsidR="001E6CAE" w:rsidRPr="00902EF7" w:rsidRDefault="00532079">
      <w:pPr>
        <w:spacing w:line="360" w:lineRule="auto"/>
        <w:jc w:val="both"/>
        <w:rPr>
          <w:rFonts w:asciiTheme="minorHAnsi" w:hAnsiTheme="minorHAnsi"/>
          <w:sz w:val="22"/>
          <w:szCs w:val="22"/>
          <w:lang w:val="sl-SI"/>
        </w:rPr>
      </w:pPr>
      <w:r w:rsidRPr="00902EF7">
        <w:rPr>
          <w:rFonts w:asciiTheme="minorHAnsi" w:hAnsiTheme="minorHAnsi"/>
          <w:sz w:val="22"/>
          <w:szCs w:val="22"/>
          <w:lang w:val="sl-SI"/>
        </w:rPr>
        <w:t>Najemni</w:t>
      </w:r>
      <w:r w:rsidR="00592B42">
        <w:rPr>
          <w:rFonts w:asciiTheme="minorHAnsi" w:hAnsiTheme="minorHAnsi"/>
          <w:sz w:val="22"/>
          <w:szCs w:val="22"/>
          <w:lang w:val="sl-SI"/>
        </w:rPr>
        <w:t>na za v najem oddano stanovanje</w:t>
      </w:r>
      <w:r w:rsidRPr="00902EF7">
        <w:rPr>
          <w:rFonts w:asciiTheme="minorHAnsi" w:hAnsiTheme="minorHAnsi"/>
          <w:sz w:val="22"/>
          <w:szCs w:val="22"/>
          <w:lang w:val="sl-SI"/>
        </w:rPr>
        <w:t xml:space="preserve"> znaša </w:t>
      </w:r>
      <w:r w:rsidR="00247E1B">
        <w:rPr>
          <w:rFonts w:asciiTheme="minorHAnsi" w:hAnsiTheme="minorHAnsi"/>
          <w:sz w:val="22"/>
          <w:szCs w:val="22"/>
          <w:lang w:val="sl-SI"/>
        </w:rPr>
        <w:t>59</w:t>
      </w:r>
      <w:r w:rsidR="009242DC">
        <w:rPr>
          <w:rFonts w:asciiTheme="minorHAnsi" w:hAnsiTheme="minorHAnsi"/>
          <w:sz w:val="22"/>
          <w:szCs w:val="22"/>
          <w:lang w:val="sl-SI"/>
        </w:rPr>
        <w:t xml:space="preserve">0 </w:t>
      </w:r>
      <w:r w:rsidR="000732C5" w:rsidRPr="00902EF7">
        <w:rPr>
          <w:rFonts w:asciiTheme="minorHAnsi" w:hAnsiTheme="minorHAnsi"/>
          <w:sz w:val="22"/>
          <w:szCs w:val="22"/>
          <w:lang w:val="sl-SI"/>
        </w:rPr>
        <w:t xml:space="preserve">EUR </w:t>
      </w:r>
      <w:r w:rsidR="00BF4A62" w:rsidRPr="00902EF7">
        <w:rPr>
          <w:rFonts w:asciiTheme="minorHAnsi" w:hAnsiTheme="minorHAnsi"/>
          <w:sz w:val="22"/>
          <w:szCs w:val="22"/>
          <w:lang w:val="sl-SI"/>
        </w:rPr>
        <w:t>n</w:t>
      </w:r>
      <w:r w:rsidRPr="00902EF7">
        <w:rPr>
          <w:rFonts w:asciiTheme="minorHAnsi" w:hAnsiTheme="minorHAnsi"/>
          <w:sz w:val="22"/>
          <w:szCs w:val="22"/>
          <w:lang w:val="sl-SI"/>
        </w:rPr>
        <w:t>eto</w:t>
      </w:r>
      <w:r w:rsidR="00091887" w:rsidRPr="00902EF7">
        <w:rPr>
          <w:rFonts w:asciiTheme="minorHAnsi" w:hAnsiTheme="minorHAnsi"/>
          <w:sz w:val="22"/>
          <w:szCs w:val="22"/>
          <w:lang w:val="sl-SI"/>
        </w:rPr>
        <w:t xml:space="preserve"> </w:t>
      </w:r>
      <w:r w:rsidRPr="00902EF7">
        <w:rPr>
          <w:rFonts w:asciiTheme="minorHAnsi" w:hAnsiTheme="minorHAnsi"/>
          <w:sz w:val="22"/>
          <w:szCs w:val="22"/>
          <w:lang w:val="sl-SI"/>
        </w:rPr>
        <w:t xml:space="preserve">(z besedami: </w:t>
      </w:r>
      <w:r w:rsidR="00247E1B">
        <w:rPr>
          <w:rFonts w:asciiTheme="minorHAnsi" w:hAnsiTheme="minorHAnsi"/>
          <w:sz w:val="22"/>
          <w:szCs w:val="22"/>
          <w:lang w:val="sl-SI"/>
        </w:rPr>
        <w:t>petstodevet</w:t>
      </w:r>
      <w:r w:rsidR="009242DC">
        <w:rPr>
          <w:rFonts w:asciiTheme="minorHAnsi" w:hAnsiTheme="minorHAnsi"/>
          <w:sz w:val="22"/>
          <w:szCs w:val="22"/>
          <w:lang w:val="sl-SI"/>
        </w:rPr>
        <w:t>deset</w:t>
      </w:r>
      <w:r w:rsidRPr="00902EF7">
        <w:rPr>
          <w:rFonts w:asciiTheme="minorHAnsi" w:hAnsiTheme="minorHAnsi"/>
          <w:sz w:val="22"/>
          <w:szCs w:val="22"/>
          <w:lang w:val="sl-SI"/>
        </w:rPr>
        <w:t>) na mesec</w:t>
      </w:r>
      <w:r w:rsidR="00091887" w:rsidRPr="00902EF7">
        <w:rPr>
          <w:rFonts w:asciiTheme="minorHAnsi" w:hAnsiTheme="minorHAnsi"/>
          <w:sz w:val="22"/>
          <w:szCs w:val="22"/>
          <w:lang w:val="sl-SI"/>
        </w:rPr>
        <w:t>.</w:t>
      </w:r>
      <w:r w:rsidRPr="00902EF7">
        <w:rPr>
          <w:rFonts w:asciiTheme="minorHAnsi" w:hAnsiTheme="minorHAnsi"/>
          <w:sz w:val="22"/>
          <w:szCs w:val="22"/>
          <w:lang w:val="sl-SI"/>
        </w:rPr>
        <w:t xml:space="preserve"> Najemnik je dolžan najemnino plačevati enomesečno vna</w:t>
      </w:r>
      <w:r w:rsidR="009242DC">
        <w:rPr>
          <w:rFonts w:asciiTheme="minorHAnsi" w:hAnsiTheme="minorHAnsi"/>
          <w:sz w:val="22"/>
          <w:szCs w:val="22"/>
          <w:lang w:val="sl-SI"/>
        </w:rPr>
        <w:t>prej, in sicer najkasneje do 5</w:t>
      </w:r>
      <w:r w:rsidR="00592B42">
        <w:rPr>
          <w:rFonts w:asciiTheme="minorHAnsi" w:hAnsiTheme="minorHAnsi"/>
          <w:sz w:val="22"/>
          <w:szCs w:val="22"/>
          <w:lang w:val="sl-SI"/>
        </w:rPr>
        <w:t>.</w:t>
      </w:r>
      <w:r w:rsidRPr="00902EF7">
        <w:rPr>
          <w:rFonts w:asciiTheme="minorHAnsi" w:hAnsiTheme="minorHAnsi"/>
          <w:sz w:val="22"/>
          <w:szCs w:val="22"/>
          <w:lang w:val="sl-SI"/>
        </w:rPr>
        <w:t xml:space="preserve"> dne v mesecu za tekoči mesec</w:t>
      </w:r>
      <w:r w:rsidR="00091887" w:rsidRPr="00902EF7">
        <w:rPr>
          <w:rFonts w:asciiTheme="minorHAnsi" w:hAnsiTheme="minorHAnsi"/>
          <w:sz w:val="22"/>
          <w:szCs w:val="22"/>
          <w:lang w:val="sl-SI"/>
        </w:rPr>
        <w:t>,</w:t>
      </w:r>
      <w:r w:rsidRPr="00902EF7">
        <w:rPr>
          <w:rFonts w:asciiTheme="minorHAnsi" w:hAnsiTheme="minorHAnsi"/>
          <w:sz w:val="22"/>
          <w:szCs w:val="22"/>
          <w:lang w:val="sl-SI"/>
        </w:rPr>
        <w:t xml:space="preserve"> in sicer</w:t>
      </w:r>
      <w:r w:rsidR="00091887" w:rsidRPr="00902EF7">
        <w:rPr>
          <w:rFonts w:asciiTheme="minorHAnsi" w:hAnsiTheme="minorHAnsi"/>
          <w:sz w:val="22"/>
          <w:szCs w:val="22"/>
          <w:lang w:val="sl-SI"/>
        </w:rPr>
        <w:t xml:space="preserve"> </w:t>
      </w:r>
      <w:r w:rsidRPr="00902EF7">
        <w:rPr>
          <w:rFonts w:asciiTheme="minorHAnsi" w:hAnsiTheme="minorHAnsi"/>
          <w:sz w:val="22"/>
          <w:szCs w:val="22"/>
          <w:lang w:val="sl-SI"/>
        </w:rPr>
        <w:t>v primeru zamude z zakonitimi zamudnimi obrestmi, od zapadlosti  dalje,</w:t>
      </w:r>
      <w:r w:rsidR="00091887" w:rsidRPr="00902EF7">
        <w:rPr>
          <w:rFonts w:asciiTheme="minorHAnsi" w:hAnsiTheme="minorHAnsi"/>
          <w:sz w:val="22"/>
          <w:szCs w:val="22"/>
          <w:lang w:val="sl-SI"/>
        </w:rPr>
        <w:t xml:space="preserve"> </w:t>
      </w:r>
      <w:r w:rsidRPr="00902EF7">
        <w:rPr>
          <w:rFonts w:asciiTheme="minorHAnsi" w:hAnsiTheme="minorHAnsi"/>
          <w:sz w:val="22"/>
          <w:szCs w:val="22"/>
          <w:lang w:val="sl-SI"/>
        </w:rPr>
        <w:t>do plačila</w:t>
      </w:r>
      <w:r w:rsidR="00091887" w:rsidRPr="00902EF7">
        <w:rPr>
          <w:rFonts w:asciiTheme="minorHAnsi" w:hAnsiTheme="minorHAnsi"/>
          <w:sz w:val="22"/>
          <w:szCs w:val="22"/>
          <w:lang w:val="sl-SI"/>
        </w:rPr>
        <w:t>:</w:t>
      </w:r>
    </w:p>
    <w:p w14:paraId="008CF04F" w14:textId="18C5B34C" w:rsidR="001E6CAE" w:rsidRPr="00902EF7" w:rsidRDefault="0015146A" w:rsidP="0015146A">
      <w:pPr>
        <w:spacing w:line="360" w:lineRule="auto"/>
        <w:jc w:val="both"/>
        <w:rPr>
          <w:rFonts w:asciiTheme="minorHAnsi" w:hAnsiTheme="minorHAnsi"/>
          <w:sz w:val="22"/>
          <w:szCs w:val="22"/>
          <w:lang w:val="sl-SI"/>
        </w:rPr>
      </w:pPr>
      <w:r>
        <w:rPr>
          <w:rFonts w:asciiTheme="minorHAnsi" w:hAnsiTheme="minorHAnsi"/>
          <w:sz w:val="22"/>
          <w:szCs w:val="22"/>
          <w:lang w:val="sl-SI"/>
        </w:rPr>
        <w:t xml:space="preserve">na lastnikov </w:t>
      </w:r>
      <w:r w:rsidR="00532079" w:rsidRPr="00902EF7">
        <w:rPr>
          <w:rFonts w:asciiTheme="minorHAnsi" w:hAnsiTheme="minorHAnsi"/>
          <w:sz w:val="22"/>
          <w:szCs w:val="22"/>
          <w:lang w:val="sl-SI"/>
        </w:rPr>
        <w:t xml:space="preserve">TR račun, številka </w:t>
      </w:r>
      <w:r w:rsidR="00247E1B" w:rsidRPr="00247E1B">
        <w:rPr>
          <w:rFonts w:asciiTheme="minorHAnsi" w:hAnsiTheme="minorHAnsi"/>
          <w:sz w:val="22"/>
          <w:szCs w:val="22"/>
          <w:highlight w:val="yellow"/>
          <w:lang w:val="sl-SI"/>
        </w:rPr>
        <w:t>__________________</w:t>
      </w:r>
      <w:r w:rsidR="00532079" w:rsidRPr="00247E1B">
        <w:rPr>
          <w:rFonts w:asciiTheme="minorHAnsi" w:hAnsiTheme="minorHAnsi"/>
          <w:sz w:val="22"/>
          <w:szCs w:val="22"/>
          <w:highlight w:val="yellow"/>
          <w:lang w:val="sl-SI"/>
        </w:rPr>
        <w:t>,</w:t>
      </w:r>
      <w:r w:rsidR="00532079" w:rsidRPr="00902EF7">
        <w:rPr>
          <w:rFonts w:asciiTheme="minorHAnsi" w:hAnsiTheme="minorHAnsi"/>
          <w:sz w:val="22"/>
          <w:szCs w:val="22"/>
          <w:lang w:val="sl-SI"/>
        </w:rPr>
        <w:t xml:space="preserve"> ki je odp</w:t>
      </w:r>
      <w:r>
        <w:rPr>
          <w:rFonts w:asciiTheme="minorHAnsi" w:hAnsiTheme="minorHAnsi"/>
          <w:sz w:val="22"/>
          <w:szCs w:val="22"/>
          <w:lang w:val="sl-SI"/>
        </w:rPr>
        <w:t>rt pri SKB banki</w:t>
      </w:r>
      <w:r w:rsidR="00532079" w:rsidRPr="00902EF7">
        <w:rPr>
          <w:rFonts w:asciiTheme="minorHAnsi" w:hAnsiTheme="minorHAnsi"/>
          <w:sz w:val="22"/>
          <w:szCs w:val="22"/>
          <w:lang w:val="sl-SI"/>
        </w:rPr>
        <w:t xml:space="preserve">, da se najemnina, kot je določena v EUR v času trajanja najemnega razmerja ne spreminja. </w:t>
      </w:r>
    </w:p>
    <w:p w14:paraId="39EBA9D7" w14:textId="77777777" w:rsidR="00767F9A" w:rsidRPr="00902EF7" w:rsidRDefault="00767F9A" w:rsidP="003E22DB">
      <w:pPr>
        <w:spacing w:line="360" w:lineRule="auto"/>
        <w:rPr>
          <w:rFonts w:asciiTheme="minorHAnsi" w:hAnsiTheme="minorHAnsi"/>
          <w:sz w:val="22"/>
          <w:szCs w:val="22"/>
          <w:lang w:val="sl-SI"/>
        </w:rPr>
      </w:pPr>
    </w:p>
    <w:p w14:paraId="38F9D282" w14:textId="3F9FD6BF" w:rsidR="001E6CAE" w:rsidRPr="00902EF7" w:rsidRDefault="00532079">
      <w:pPr>
        <w:spacing w:line="360" w:lineRule="auto"/>
        <w:jc w:val="both"/>
        <w:rPr>
          <w:rFonts w:asciiTheme="minorHAnsi" w:hAnsiTheme="minorHAnsi"/>
          <w:sz w:val="22"/>
          <w:szCs w:val="22"/>
          <w:lang w:val="sl-SI"/>
        </w:rPr>
      </w:pPr>
      <w:r w:rsidRPr="00902EF7">
        <w:rPr>
          <w:rFonts w:asciiTheme="minorHAnsi" w:hAnsiTheme="minorHAnsi"/>
          <w:sz w:val="22"/>
          <w:szCs w:val="22"/>
          <w:lang w:val="sl-SI"/>
        </w:rPr>
        <w:t>Pred podpisom pogodbe oz</w:t>
      </w:r>
      <w:r w:rsidR="00767F9A" w:rsidRPr="00902EF7">
        <w:rPr>
          <w:rFonts w:asciiTheme="minorHAnsi" w:hAnsiTheme="minorHAnsi"/>
          <w:sz w:val="22"/>
          <w:szCs w:val="22"/>
          <w:lang w:val="sl-SI"/>
        </w:rPr>
        <w:t>.</w:t>
      </w:r>
      <w:r w:rsidRPr="00902EF7">
        <w:rPr>
          <w:rFonts w:asciiTheme="minorHAnsi" w:hAnsiTheme="minorHAnsi"/>
          <w:sz w:val="22"/>
          <w:szCs w:val="22"/>
          <w:lang w:val="sl-SI"/>
        </w:rPr>
        <w:t xml:space="preserve"> najkasneje dne </w:t>
      </w:r>
      <w:r w:rsidR="00247E1B">
        <w:rPr>
          <w:rFonts w:asciiTheme="minorHAnsi" w:hAnsiTheme="minorHAnsi"/>
          <w:sz w:val="22"/>
          <w:szCs w:val="22"/>
          <w:lang w:val="sl-SI"/>
        </w:rPr>
        <w:t>05.10.2016</w:t>
      </w:r>
      <w:r w:rsidR="00767F9A" w:rsidRPr="00902EF7">
        <w:rPr>
          <w:rFonts w:asciiTheme="minorHAnsi" w:hAnsiTheme="minorHAnsi"/>
          <w:sz w:val="22"/>
          <w:szCs w:val="22"/>
          <w:lang w:val="sl-SI"/>
        </w:rPr>
        <w:t xml:space="preserve"> </w:t>
      </w:r>
      <w:r w:rsidRPr="00902EF7">
        <w:rPr>
          <w:rFonts w:asciiTheme="minorHAnsi" w:hAnsiTheme="minorHAnsi"/>
          <w:sz w:val="22"/>
          <w:szCs w:val="22"/>
          <w:lang w:val="sl-SI"/>
        </w:rPr>
        <w:t xml:space="preserve">bo plačal najemnik najemodajalcu varščino v </w:t>
      </w:r>
      <w:r w:rsidR="007C326C" w:rsidRPr="00902EF7">
        <w:rPr>
          <w:rFonts w:asciiTheme="minorHAnsi" w:hAnsiTheme="minorHAnsi"/>
          <w:sz w:val="22"/>
          <w:szCs w:val="22"/>
          <w:lang w:val="sl-SI"/>
        </w:rPr>
        <w:t xml:space="preserve">enkratnem </w:t>
      </w:r>
      <w:r w:rsidRPr="00902EF7">
        <w:rPr>
          <w:rFonts w:asciiTheme="minorHAnsi" w:hAnsiTheme="minorHAnsi"/>
          <w:sz w:val="22"/>
          <w:szCs w:val="22"/>
          <w:lang w:val="sl-SI"/>
        </w:rPr>
        <w:t xml:space="preserve">znesku </w:t>
      </w:r>
      <w:r w:rsidR="00247E1B">
        <w:rPr>
          <w:rFonts w:asciiTheme="minorHAnsi" w:hAnsiTheme="minorHAnsi"/>
          <w:sz w:val="22"/>
          <w:szCs w:val="22"/>
          <w:lang w:val="sl-SI"/>
        </w:rPr>
        <w:t>59</w:t>
      </w:r>
      <w:r w:rsidR="00017754">
        <w:rPr>
          <w:rFonts w:asciiTheme="minorHAnsi" w:hAnsiTheme="minorHAnsi"/>
          <w:sz w:val="22"/>
          <w:szCs w:val="22"/>
          <w:lang w:val="sl-SI"/>
        </w:rPr>
        <w:t xml:space="preserve">0 </w:t>
      </w:r>
      <w:r w:rsidRPr="00902EF7">
        <w:rPr>
          <w:rFonts w:asciiTheme="minorHAnsi" w:hAnsiTheme="minorHAnsi"/>
          <w:sz w:val="22"/>
          <w:szCs w:val="22"/>
          <w:lang w:val="sl-SI"/>
        </w:rPr>
        <w:t xml:space="preserve">EUR (z besedami: </w:t>
      </w:r>
      <w:r w:rsidR="00247E1B">
        <w:rPr>
          <w:rFonts w:asciiTheme="minorHAnsi" w:hAnsiTheme="minorHAnsi"/>
          <w:sz w:val="22"/>
          <w:szCs w:val="22"/>
          <w:lang w:val="sl-SI"/>
        </w:rPr>
        <w:t>petstodevet</w:t>
      </w:r>
      <w:r w:rsidR="00017754">
        <w:rPr>
          <w:rFonts w:asciiTheme="minorHAnsi" w:hAnsiTheme="minorHAnsi"/>
          <w:sz w:val="22"/>
          <w:szCs w:val="22"/>
          <w:lang w:val="sl-SI"/>
        </w:rPr>
        <w:t>deset)</w:t>
      </w:r>
      <w:r w:rsidRPr="00902EF7">
        <w:rPr>
          <w:rFonts w:asciiTheme="minorHAnsi" w:hAnsiTheme="minorHAnsi"/>
          <w:sz w:val="22"/>
          <w:szCs w:val="22"/>
          <w:lang w:val="sl-SI"/>
        </w:rPr>
        <w:t>.</w:t>
      </w:r>
    </w:p>
    <w:p w14:paraId="630D867D" w14:textId="18EBE21F" w:rsidR="001E6CAE" w:rsidRPr="00902EF7" w:rsidRDefault="00532079">
      <w:pPr>
        <w:spacing w:line="360" w:lineRule="auto"/>
        <w:jc w:val="both"/>
        <w:rPr>
          <w:rFonts w:asciiTheme="minorHAnsi" w:hAnsiTheme="minorHAnsi"/>
          <w:sz w:val="22"/>
          <w:szCs w:val="22"/>
          <w:lang w:val="sl-SI"/>
        </w:rPr>
      </w:pPr>
      <w:r w:rsidRPr="00902EF7">
        <w:rPr>
          <w:rFonts w:asciiTheme="minorHAnsi" w:hAnsiTheme="minorHAnsi"/>
          <w:sz w:val="22"/>
          <w:szCs w:val="22"/>
          <w:lang w:val="sl-SI"/>
        </w:rPr>
        <w:t>Sredstva v</w:t>
      </w:r>
      <w:r w:rsidR="005205A2">
        <w:rPr>
          <w:rFonts w:asciiTheme="minorHAnsi" w:hAnsiTheme="minorHAnsi"/>
          <w:sz w:val="22"/>
          <w:szCs w:val="22"/>
          <w:lang w:val="sl-SI"/>
        </w:rPr>
        <w:t xml:space="preserve">arščine bodo  najemniku vrnjena </w:t>
      </w:r>
      <w:r w:rsidR="00C2088C" w:rsidRPr="00902EF7">
        <w:rPr>
          <w:rFonts w:asciiTheme="minorHAnsi" w:hAnsiTheme="minorHAnsi"/>
          <w:sz w:val="22"/>
          <w:szCs w:val="22"/>
          <w:lang w:val="sl-SI"/>
        </w:rPr>
        <w:t xml:space="preserve">brez obresti, </w:t>
      </w:r>
      <w:r w:rsidRPr="00902EF7">
        <w:rPr>
          <w:rFonts w:asciiTheme="minorHAnsi" w:hAnsiTheme="minorHAnsi"/>
          <w:sz w:val="22"/>
          <w:szCs w:val="22"/>
          <w:lang w:val="sl-SI"/>
        </w:rPr>
        <w:t xml:space="preserve"> vezana pa so na stanje stanovanja ob prenehanju najemnega razmerja. V kolikor stanovanje ne bo vrnjeno najemodajalcu v pogodbenem roku in v stanju, v kakršnem ga najemnik prevzema, ob upoštevanju normalne obrabe opreme, pohištva in stanovanja samega, najemodajalec od varščine odšteje stroške popravil in morebitne neplačane tekoče obratovalne in individualne stroške (ki so specificirani </w:t>
      </w:r>
      <w:r w:rsidR="00767F9A" w:rsidRPr="00902EF7">
        <w:rPr>
          <w:rFonts w:asciiTheme="minorHAnsi" w:hAnsiTheme="minorHAnsi"/>
          <w:sz w:val="22"/>
          <w:szCs w:val="22"/>
          <w:lang w:val="sl-SI"/>
        </w:rPr>
        <w:t>6.</w:t>
      </w:r>
      <w:r w:rsidRPr="00902EF7">
        <w:rPr>
          <w:rFonts w:asciiTheme="minorHAnsi" w:hAnsiTheme="minorHAnsi"/>
          <w:sz w:val="22"/>
          <w:szCs w:val="22"/>
          <w:lang w:val="sl-SI"/>
        </w:rPr>
        <w:t xml:space="preserve"> členu najemne pogodbe)</w:t>
      </w:r>
      <w:r w:rsidR="00445FB7" w:rsidRPr="00902EF7">
        <w:rPr>
          <w:rFonts w:asciiTheme="minorHAnsi" w:hAnsiTheme="minorHAnsi"/>
          <w:sz w:val="22"/>
          <w:szCs w:val="22"/>
          <w:lang w:val="sl-SI"/>
        </w:rPr>
        <w:t>, stroške prisilne izselitve najemnika, str</w:t>
      </w:r>
      <w:r w:rsidR="00247E1B">
        <w:rPr>
          <w:rFonts w:asciiTheme="minorHAnsi" w:hAnsiTheme="minorHAnsi"/>
          <w:sz w:val="22"/>
          <w:szCs w:val="22"/>
          <w:lang w:val="sl-SI"/>
        </w:rPr>
        <w:t>oške hrambe najemnikovih stvari</w:t>
      </w:r>
      <w:r w:rsidRPr="00902EF7">
        <w:rPr>
          <w:rFonts w:asciiTheme="minorHAnsi" w:hAnsiTheme="minorHAnsi"/>
          <w:sz w:val="22"/>
          <w:szCs w:val="22"/>
          <w:lang w:val="sl-SI"/>
        </w:rPr>
        <w:t xml:space="preserve"> ter zneske  teh stroškov ugotovljene v poračunu stroškov.</w:t>
      </w:r>
    </w:p>
    <w:p w14:paraId="18ED4B45" w14:textId="42EF62D8" w:rsidR="001E6CAE" w:rsidRPr="00902EF7" w:rsidRDefault="00532079">
      <w:pPr>
        <w:spacing w:line="360" w:lineRule="auto"/>
        <w:jc w:val="both"/>
        <w:rPr>
          <w:rFonts w:asciiTheme="minorHAnsi" w:hAnsiTheme="minorHAnsi"/>
          <w:sz w:val="22"/>
          <w:szCs w:val="22"/>
          <w:lang w:val="sl-SI"/>
        </w:rPr>
      </w:pPr>
      <w:r w:rsidRPr="00902EF7">
        <w:rPr>
          <w:rFonts w:asciiTheme="minorHAnsi" w:hAnsiTheme="minorHAnsi"/>
          <w:sz w:val="22"/>
          <w:szCs w:val="22"/>
          <w:lang w:val="sl-SI"/>
        </w:rPr>
        <w:t xml:space="preserve">Če ob izselitvi najemnika ni neporavnanih tekočih obratovalnih ali individualnih stroškov in če ni v stanovanju nobene škode, ki izvira iz nepravilne ali malomarne uporabe, mora najemodajalec varščino </w:t>
      </w:r>
      <w:r w:rsidR="005205A2">
        <w:rPr>
          <w:rFonts w:asciiTheme="minorHAnsi" w:hAnsiTheme="minorHAnsi"/>
          <w:sz w:val="22"/>
          <w:szCs w:val="22"/>
          <w:lang w:val="sl-SI"/>
        </w:rPr>
        <w:t xml:space="preserve">v  znesku povrniti najemniku ob </w:t>
      </w:r>
      <w:r w:rsidR="00F646C8" w:rsidRPr="00902EF7">
        <w:rPr>
          <w:rFonts w:asciiTheme="minorHAnsi" w:hAnsiTheme="minorHAnsi"/>
          <w:sz w:val="22"/>
          <w:szCs w:val="22"/>
          <w:lang w:val="sl-SI"/>
        </w:rPr>
        <w:t xml:space="preserve">podpisu primopredajnega zapisnika o </w:t>
      </w:r>
      <w:r w:rsidRPr="00902EF7">
        <w:rPr>
          <w:rFonts w:asciiTheme="minorHAnsi" w:hAnsiTheme="minorHAnsi"/>
          <w:sz w:val="22"/>
          <w:szCs w:val="22"/>
          <w:lang w:val="sl-SI"/>
        </w:rPr>
        <w:t>primopredaji stanovanja, kar stranki ugotovita s podpisom primopredajnega zapisnika ob izselitvi najemnika. V kolikor pa poračuna tekočih obratovalnih in individ</w:t>
      </w:r>
      <w:r w:rsidR="00247E1B">
        <w:rPr>
          <w:rFonts w:asciiTheme="minorHAnsi" w:hAnsiTheme="minorHAnsi"/>
          <w:sz w:val="22"/>
          <w:szCs w:val="22"/>
          <w:lang w:val="sl-SI"/>
        </w:rPr>
        <w:t>ualnih stroškov ob primopredaji</w:t>
      </w:r>
      <w:r w:rsidRPr="00902EF7">
        <w:rPr>
          <w:rFonts w:asciiTheme="minorHAnsi" w:hAnsiTheme="minorHAnsi"/>
          <w:sz w:val="22"/>
          <w:szCs w:val="22"/>
          <w:lang w:val="sl-SI"/>
        </w:rPr>
        <w:t xml:space="preserve"> najemodajalec še ni prejel od izvajalcev oz</w:t>
      </w:r>
      <w:r w:rsidR="00767F9A" w:rsidRPr="00902EF7">
        <w:rPr>
          <w:rFonts w:asciiTheme="minorHAnsi" w:hAnsiTheme="minorHAnsi"/>
          <w:sz w:val="22"/>
          <w:szCs w:val="22"/>
          <w:lang w:val="sl-SI"/>
        </w:rPr>
        <w:t>.</w:t>
      </w:r>
      <w:r w:rsidRPr="00902EF7">
        <w:rPr>
          <w:rFonts w:asciiTheme="minorHAnsi" w:hAnsiTheme="minorHAnsi"/>
          <w:sz w:val="22"/>
          <w:szCs w:val="22"/>
          <w:lang w:val="sl-SI"/>
        </w:rPr>
        <w:t xml:space="preserve"> dobaviteljev, pa razliko varščine najemniku vrne po prejemu poračuna</w:t>
      </w:r>
      <w:r w:rsidR="00767F9A" w:rsidRPr="00902EF7">
        <w:rPr>
          <w:rFonts w:asciiTheme="minorHAnsi" w:hAnsiTheme="minorHAnsi"/>
          <w:sz w:val="22"/>
          <w:szCs w:val="22"/>
          <w:lang w:val="sl-SI"/>
        </w:rPr>
        <w:t>.</w:t>
      </w:r>
      <w:r w:rsidRPr="00902EF7">
        <w:rPr>
          <w:rFonts w:asciiTheme="minorHAnsi" w:hAnsiTheme="minorHAnsi"/>
          <w:sz w:val="22"/>
          <w:szCs w:val="22"/>
          <w:lang w:val="sl-SI"/>
        </w:rPr>
        <w:t xml:space="preserve"> </w:t>
      </w:r>
    </w:p>
    <w:p w14:paraId="626D5215" w14:textId="77777777" w:rsidR="001E6CAE" w:rsidRPr="00902EF7" w:rsidRDefault="005205A2">
      <w:pPr>
        <w:spacing w:line="360" w:lineRule="auto"/>
        <w:jc w:val="both"/>
        <w:rPr>
          <w:rFonts w:asciiTheme="minorHAnsi" w:hAnsiTheme="minorHAnsi"/>
          <w:sz w:val="22"/>
          <w:szCs w:val="22"/>
          <w:lang w:val="sl-SI"/>
        </w:rPr>
      </w:pPr>
      <w:r>
        <w:rPr>
          <w:rFonts w:asciiTheme="minorHAnsi" w:hAnsiTheme="minorHAnsi"/>
          <w:sz w:val="22"/>
          <w:szCs w:val="22"/>
          <w:lang w:val="sl-SI"/>
        </w:rPr>
        <w:t>Najemnik ne sme plačila</w:t>
      </w:r>
      <w:r w:rsidR="00532079" w:rsidRPr="00902EF7">
        <w:rPr>
          <w:rFonts w:asciiTheme="minorHAnsi" w:hAnsiTheme="minorHAnsi"/>
          <w:sz w:val="22"/>
          <w:szCs w:val="22"/>
          <w:lang w:val="sl-SI"/>
        </w:rPr>
        <w:t xml:space="preserve"> zadnjih obrokov najemnine kompenzirati z vrednostjo varščine oz. mora plačevati najemnino neodvisno od  varščine do zadnjega dne najemnega obdobja</w:t>
      </w:r>
      <w:r w:rsidR="00980DDE" w:rsidRPr="00902EF7">
        <w:rPr>
          <w:rFonts w:asciiTheme="minorHAnsi" w:hAnsiTheme="minorHAnsi"/>
          <w:sz w:val="22"/>
          <w:szCs w:val="22"/>
          <w:lang w:val="sl-SI"/>
        </w:rPr>
        <w:t xml:space="preserve"> tudi v času odpovednega roka. </w:t>
      </w:r>
    </w:p>
    <w:p w14:paraId="16F2DC6D" w14:textId="77777777" w:rsidR="001E6CAE" w:rsidRPr="00902EF7" w:rsidRDefault="00532079" w:rsidP="00D128FB">
      <w:pPr>
        <w:spacing w:line="360" w:lineRule="auto"/>
        <w:jc w:val="both"/>
        <w:rPr>
          <w:rFonts w:asciiTheme="minorHAnsi" w:hAnsiTheme="minorHAnsi"/>
          <w:sz w:val="22"/>
          <w:szCs w:val="22"/>
          <w:lang w:val="sl-SI"/>
        </w:rPr>
      </w:pPr>
      <w:r w:rsidRPr="00902EF7">
        <w:rPr>
          <w:rFonts w:asciiTheme="minorHAnsi" w:hAnsiTheme="minorHAnsi"/>
          <w:sz w:val="22"/>
          <w:szCs w:val="22"/>
          <w:lang w:val="sl-SI"/>
        </w:rPr>
        <w:t>V nasprotnem je najemnik zavezan za plačilo pogodbene kazni in sicer v</w:t>
      </w:r>
      <w:r w:rsidR="005205A2">
        <w:rPr>
          <w:rFonts w:asciiTheme="minorHAnsi" w:hAnsiTheme="minorHAnsi"/>
          <w:sz w:val="22"/>
          <w:szCs w:val="22"/>
          <w:lang w:val="sl-SI"/>
        </w:rPr>
        <w:t xml:space="preserve">  višini dodatnih treh mesečnih </w:t>
      </w:r>
      <w:r w:rsidRPr="00902EF7">
        <w:rPr>
          <w:rFonts w:asciiTheme="minorHAnsi" w:hAnsiTheme="minorHAnsi"/>
          <w:sz w:val="22"/>
          <w:szCs w:val="22"/>
          <w:lang w:val="sl-SI"/>
        </w:rPr>
        <w:t>najemnin.</w:t>
      </w:r>
      <w:r w:rsidR="00D128FB">
        <w:rPr>
          <w:rFonts w:asciiTheme="minorHAnsi" w:hAnsiTheme="minorHAnsi"/>
          <w:sz w:val="22"/>
          <w:szCs w:val="22"/>
          <w:lang w:val="sl-SI"/>
        </w:rPr>
        <w:t xml:space="preserve"> </w:t>
      </w:r>
      <w:r w:rsidRPr="00902EF7">
        <w:rPr>
          <w:rFonts w:asciiTheme="minorHAnsi" w:hAnsiTheme="minorHAnsi"/>
          <w:sz w:val="22"/>
          <w:szCs w:val="22"/>
          <w:lang w:val="sl-SI"/>
        </w:rPr>
        <w:t>Zavezanec za plačilo davka je najemodajalec</w:t>
      </w:r>
      <w:r w:rsidR="00D128FB">
        <w:rPr>
          <w:rFonts w:asciiTheme="minorHAnsi" w:hAnsiTheme="minorHAnsi"/>
          <w:sz w:val="22"/>
          <w:szCs w:val="22"/>
          <w:lang w:val="sl-SI"/>
        </w:rPr>
        <w:t>.</w:t>
      </w:r>
    </w:p>
    <w:p w14:paraId="7DFF118B" w14:textId="77777777" w:rsidR="001027BE" w:rsidRPr="00902EF7" w:rsidRDefault="001027BE" w:rsidP="003E22DB">
      <w:pPr>
        <w:spacing w:line="360" w:lineRule="auto"/>
        <w:rPr>
          <w:rFonts w:asciiTheme="minorHAnsi" w:hAnsiTheme="minorHAnsi"/>
          <w:b/>
          <w:sz w:val="22"/>
          <w:szCs w:val="22"/>
          <w:lang w:val="sl-SI"/>
        </w:rPr>
      </w:pPr>
    </w:p>
    <w:p w14:paraId="3D50FA6E" w14:textId="77777777" w:rsidR="004B0844" w:rsidRPr="00902EF7" w:rsidRDefault="00532079" w:rsidP="003E22DB">
      <w:pPr>
        <w:spacing w:line="360" w:lineRule="auto"/>
        <w:rPr>
          <w:rFonts w:asciiTheme="minorHAnsi" w:hAnsiTheme="minorHAnsi"/>
          <w:b/>
          <w:sz w:val="22"/>
          <w:szCs w:val="22"/>
          <w:lang w:val="sl-SI"/>
        </w:rPr>
      </w:pPr>
      <w:r w:rsidRPr="00902EF7">
        <w:rPr>
          <w:rFonts w:asciiTheme="minorHAnsi" w:hAnsiTheme="minorHAnsi"/>
          <w:b/>
          <w:sz w:val="22"/>
          <w:szCs w:val="22"/>
          <w:lang w:val="sl-SI"/>
        </w:rPr>
        <w:t>6. člen: STROŠKI, KI NISO ZAJETI V NAJEMNINI</w:t>
      </w:r>
    </w:p>
    <w:p w14:paraId="66A42E64" w14:textId="77777777" w:rsidR="001130B4" w:rsidRPr="00902EF7" w:rsidRDefault="00532079" w:rsidP="003E22DB">
      <w:pPr>
        <w:spacing w:line="360" w:lineRule="auto"/>
        <w:rPr>
          <w:rFonts w:asciiTheme="minorHAnsi" w:hAnsiTheme="minorHAnsi"/>
          <w:sz w:val="22"/>
          <w:szCs w:val="22"/>
          <w:lang w:val="sl-SI"/>
        </w:rPr>
      </w:pPr>
      <w:r w:rsidRPr="00902EF7">
        <w:rPr>
          <w:rFonts w:asciiTheme="minorHAnsi" w:hAnsiTheme="minorHAnsi"/>
          <w:sz w:val="22"/>
          <w:szCs w:val="22"/>
          <w:lang w:val="sl-SI"/>
        </w:rPr>
        <w:t>Poleg najemnine je dolžan najemnik pravočasno plačevati:</w:t>
      </w:r>
    </w:p>
    <w:p w14:paraId="4394A9C4" w14:textId="77777777" w:rsidR="001E6CAE" w:rsidRPr="00902EF7" w:rsidRDefault="00532079">
      <w:pPr>
        <w:spacing w:line="360" w:lineRule="auto"/>
        <w:jc w:val="both"/>
        <w:rPr>
          <w:rFonts w:asciiTheme="minorHAnsi" w:hAnsiTheme="minorHAnsi"/>
          <w:sz w:val="22"/>
          <w:szCs w:val="22"/>
          <w:lang w:val="sl-SI"/>
        </w:rPr>
      </w:pPr>
      <w:r w:rsidRPr="00902EF7">
        <w:rPr>
          <w:rFonts w:asciiTheme="minorHAnsi" w:hAnsiTheme="minorHAnsi"/>
          <w:sz w:val="22"/>
          <w:szCs w:val="22"/>
          <w:lang w:val="sl-SI"/>
        </w:rPr>
        <w:t>a</w:t>
      </w:r>
      <w:r w:rsidR="00767F9A" w:rsidRPr="00902EF7">
        <w:rPr>
          <w:rFonts w:asciiTheme="minorHAnsi" w:hAnsiTheme="minorHAnsi"/>
          <w:sz w:val="22"/>
          <w:szCs w:val="22"/>
          <w:lang w:val="sl-SI"/>
        </w:rPr>
        <w:t>.</w:t>
      </w:r>
      <w:r w:rsidRPr="00902EF7">
        <w:rPr>
          <w:rFonts w:asciiTheme="minorHAnsi" w:hAnsiTheme="minorHAnsi"/>
          <w:sz w:val="22"/>
          <w:szCs w:val="22"/>
          <w:lang w:val="sl-SI"/>
        </w:rPr>
        <w:t xml:space="preserve">) </w:t>
      </w:r>
      <w:r w:rsidR="00924E11">
        <w:rPr>
          <w:rFonts w:asciiTheme="minorHAnsi" w:hAnsiTheme="minorHAnsi"/>
          <w:sz w:val="22"/>
          <w:szCs w:val="22"/>
          <w:lang w:val="sl-SI"/>
        </w:rPr>
        <w:t>Individualne obratovalne stroške do</w:t>
      </w:r>
      <w:r w:rsidRPr="00902EF7">
        <w:rPr>
          <w:rFonts w:asciiTheme="minorHAnsi" w:hAnsiTheme="minorHAnsi"/>
          <w:sz w:val="22"/>
          <w:szCs w:val="22"/>
          <w:lang w:val="sl-SI"/>
        </w:rPr>
        <w:t xml:space="preserve"> dobaviteljev za vse inštalacije naštete v 1. členu te pogodbe</w:t>
      </w:r>
    </w:p>
    <w:p w14:paraId="39418C36" w14:textId="77777777" w:rsidR="00924E11" w:rsidRDefault="00532079" w:rsidP="00924E11">
      <w:pPr>
        <w:spacing w:line="360" w:lineRule="auto"/>
        <w:jc w:val="both"/>
        <w:rPr>
          <w:rFonts w:asciiTheme="minorHAnsi" w:hAnsiTheme="minorHAnsi"/>
          <w:sz w:val="22"/>
          <w:szCs w:val="22"/>
          <w:lang w:val="sl-SI"/>
        </w:rPr>
      </w:pPr>
      <w:r w:rsidRPr="00902EF7">
        <w:rPr>
          <w:rFonts w:asciiTheme="minorHAnsi" w:hAnsiTheme="minorHAnsi"/>
          <w:sz w:val="22"/>
          <w:szCs w:val="22"/>
          <w:lang w:val="sl-SI"/>
        </w:rPr>
        <w:t>b</w:t>
      </w:r>
      <w:r w:rsidR="00767F9A" w:rsidRPr="00902EF7">
        <w:rPr>
          <w:rFonts w:asciiTheme="minorHAnsi" w:hAnsiTheme="minorHAnsi"/>
          <w:sz w:val="22"/>
          <w:szCs w:val="22"/>
          <w:lang w:val="sl-SI"/>
        </w:rPr>
        <w:t>.</w:t>
      </w:r>
      <w:r w:rsidRPr="00902EF7">
        <w:rPr>
          <w:rFonts w:asciiTheme="minorHAnsi" w:hAnsiTheme="minorHAnsi"/>
          <w:sz w:val="22"/>
          <w:szCs w:val="22"/>
          <w:lang w:val="sl-SI"/>
        </w:rPr>
        <w:t xml:space="preserve">) </w:t>
      </w:r>
      <w:r w:rsidR="00924E11">
        <w:rPr>
          <w:rFonts w:asciiTheme="minorHAnsi" w:hAnsiTheme="minorHAnsi"/>
          <w:sz w:val="22"/>
          <w:szCs w:val="22"/>
          <w:lang w:val="sl-SI"/>
        </w:rPr>
        <w:t>Skupne obratovalne stroške</w:t>
      </w:r>
      <w:r w:rsidR="00E06D42">
        <w:rPr>
          <w:rFonts w:asciiTheme="minorHAnsi" w:hAnsiTheme="minorHAnsi"/>
          <w:sz w:val="22"/>
          <w:szCs w:val="22"/>
          <w:lang w:val="sl-SI"/>
        </w:rPr>
        <w:t xml:space="preserve"> dobaviteljev; </w:t>
      </w:r>
      <w:r w:rsidRPr="00902EF7">
        <w:rPr>
          <w:rFonts w:asciiTheme="minorHAnsi" w:hAnsiTheme="minorHAnsi"/>
          <w:sz w:val="22"/>
          <w:szCs w:val="22"/>
          <w:lang w:val="sl-SI"/>
        </w:rPr>
        <w:t xml:space="preserve">to </w:t>
      </w:r>
      <w:r w:rsidR="00E06D42">
        <w:rPr>
          <w:rFonts w:asciiTheme="minorHAnsi" w:hAnsiTheme="minorHAnsi"/>
          <w:sz w:val="22"/>
          <w:szCs w:val="22"/>
          <w:lang w:val="sl-SI"/>
        </w:rPr>
        <w:t>so stroški</w:t>
      </w:r>
      <w:r w:rsidRPr="00902EF7">
        <w:rPr>
          <w:rFonts w:asciiTheme="minorHAnsi" w:hAnsiTheme="minorHAnsi"/>
          <w:sz w:val="22"/>
          <w:szCs w:val="22"/>
          <w:lang w:val="sl-SI"/>
        </w:rPr>
        <w:t xml:space="preserve"> za obratovanje skupnih prostorov, delov, objek</w:t>
      </w:r>
      <w:r w:rsidR="00E06D42">
        <w:rPr>
          <w:rFonts w:asciiTheme="minorHAnsi" w:hAnsiTheme="minorHAnsi"/>
          <w:sz w:val="22"/>
          <w:szCs w:val="22"/>
          <w:lang w:val="sl-SI"/>
        </w:rPr>
        <w:t>tov in naprav stanovanjske hiše,</w:t>
      </w:r>
      <w:r w:rsidRPr="00902EF7">
        <w:rPr>
          <w:rFonts w:asciiTheme="minorHAnsi" w:hAnsiTheme="minorHAnsi"/>
          <w:sz w:val="22"/>
          <w:szCs w:val="22"/>
          <w:lang w:val="sl-SI"/>
        </w:rPr>
        <w:t xml:space="preserve"> npr. elektrika na stopnišču, čiščenje stopnišča, stroški upravljanja več</w:t>
      </w:r>
      <w:r w:rsidR="002B5A13" w:rsidRPr="00902EF7">
        <w:rPr>
          <w:rFonts w:asciiTheme="minorHAnsi" w:hAnsiTheme="minorHAnsi"/>
          <w:sz w:val="22"/>
          <w:szCs w:val="22"/>
          <w:lang w:val="sl-SI"/>
        </w:rPr>
        <w:t xml:space="preserve"> </w:t>
      </w:r>
      <w:r w:rsidRPr="00902EF7">
        <w:rPr>
          <w:rFonts w:asciiTheme="minorHAnsi" w:hAnsiTheme="minorHAnsi"/>
          <w:sz w:val="22"/>
          <w:szCs w:val="22"/>
          <w:lang w:val="sl-SI"/>
        </w:rPr>
        <w:t>stanovanjske hiše)</w:t>
      </w:r>
    </w:p>
    <w:p w14:paraId="22ACBC73" w14:textId="77777777" w:rsidR="00924E11" w:rsidRDefault="00924E11" w:rsidP="00924E11">
      <w:pPr>
        <w:spacing w:line="360" w:lineRule="auto"/>
        <w:jc w:val="both"/>
        <w:rPr>
          <w:rFonts w:asciiTheme="minorHAnsi" w:hAnsiTheme="minorHAnsi"/>
          <w:sz w:val="22"/>
          <w:szCs w:val="22"/>
          <w:lang w:val="sl-SI"/>
        </w:rPr>
      </w:pPr>
      <w:r>
        <w:rPr>
          <w:rFonts w:asciiTheme="minorHAnsi" w:hAnsiTheme="minorHAnsi"/>
          <w:sz w:val="22"/>
          <w:szCs w:val="22"/>
          <w:lang w:val="sl-SI"/>
        </w:rPr>
        <w:t xml:space="preserve">c.) </w:t>
      </w:r>
      <w:r w:rsidR="00954819">
        <w:rPr>
          <w:rFonts w:asciiTheme="minorHAnsi" w:hAnsiTheme="minorHAnsi"/>
          <w:sz w:val="22"/>
          <w:szCs w:val="22"/>
          <w:lang w:val="sl-SI"/>
        </w:rPr>
        <w:t>Stroške za internet, telefon in TV</w:t>
      </w:r>
    </w:p>
    <w:p w14:paraId="57C65088" w14:textId="77777777" w:rsidR="00924E11" w:rsidRDefault="00924E11">
      <w:pPr>
        <w:spacing w:line="360" w:lineRule="auto"/>
        <w:jc w:val="both"/>
        <w:rPr>
          <w:rFonts w:asciiTheme="minorHAnsi" w:hAnsiTheme="minorHAnsi"/>
          <w:sz w:val="22"/>
          <w:szCs w:val="22"/>
          <w:lang w:val="sl-SI"/>
        </w:rPr>
      </w:pPr>
    </w:p>
    <w:p w14:paraId="6E0C598E" w14:textId="77777777" w:rsidR="00924E11" w:rsidRDefault="00E93CC0">
      <w:pPr>
        <w:spacing w:line="360" w:lineRule="auto"/>
        <w:jc w:val="both"/>
        <w:rPr>
          <w:rFonts w:asciiTheme="minorHAnsi" w:hAnsiTheme="minorHAnsi"/>
          <w:sz w:val="22"/>
          <w:szCs w:val="22"/>
          <w:lang w:val="sl-SI"/>
        </w:rPr>
      </w:pPr>
      <w:r>
        <w:rPr>
          <w:rFonts w:asciiTheme="minorHAnsi" w:hAnsiTheme="minorHAnsi"/>
          <w:sz w:val="22"/>
          <w:szCs w:val="22"/>
          <w:lang w:val="sl-SI"/>
        </w:rPr>
        <w:lastRenderedPageBreak/>
        <w:t xml:space="preserve">Najemnik prejme od najemodajalca mesečno kopije prispelih računov za pretekli mesec in jih poravna v roku enega tedna po prejemu na žiro račun najemodajalca. </w:t>
      </w:r>
    </w:p>
    <w:p w14:paraId="6AD488DB" w14:textId="77777777" w:rsidR="001E6CAE" w:rsidRPr="00902EF7" w:rsidRDefault="00532079" w:rsidP="00924E11">
      <w:pPr>
        <w:spacing w:line="360" w:lineRule="auto"/>
        <w:jc w:val="both"/>
        <w:rPr>
          <w:rFonts w:asciiTheme="minorHAnsi" w:hAnsiTheme="minorHAnsi"/>
          <w:sz w:val="22"/>
          <w:szCs w:val="22"/>
          <w:lang w:val="sl-SI"/>
        </w:rPr>
      </w:pPr>
      <w:r w:rsidRPr="00902EF7">
        <w:rPr>
          <w:rFonts w:asciiTheme="minorHAnsi" w:hAnsiTheme="minorHAnsi"/>
          <w:sz w:val="22"/>
          <w:szCs w:val="22"/>
          <w:lang w:val="sl-SI"/>
        </w:rPr>
        <w:t xml:space="preserve">Najemodajalca bremenijo stroški investicijskega vzdrževanja kot npr: remont dvigala, beljenje stopnišča, popravilo strehe ali fasade in podobno. </w:t>
      </w:r>
    </w:p>
    <w:p w14:paraId="76932587" w14:textId="77777777" w:rsidR="001E6CAE" w:rsidRPr="00902EF7" w:rsidRDefault="00532079">
      <w:pPr>
        <w:spacing w:line="360" w:lineRule="auto"/>
        <w:jc w:val="both"/>
        <w:rPr>
          <w:rFonts w:asciiTheme="minorHAnsi" w:hAnsiTheme="minorHAnsi"/>
          <w:sz w:val="22"/>
          <w:szCs w:val="22"/>
          <w:lang w:val="sl-SI"/>
        </w:rPr>
      </w:pPr>
      <w:r w:rsidRPr="00902EF7">
        <w:rPr>
          <w:rFonts w:asciiTheme="minorHAnsi" w:hAnsiTheme="minorHAnsi"/>
          <w:sz w:val="22"/>
          <w:szCs w:val="22"/>
          <w:lang w:val="sl-SI"/>
        </w:rPr>
        <w:t xml:space="preserve">V primeru zamude plačevanja tekočih individualnih </w:t>
      </w:r>
      <w:r w:rsidR="00767F9A" w:rsidRPr="00902EF7">
        <w:rPr>
          <w:rFonts w:asciiTheme="minorHAnsi" w:hAnsiTheme="minorHAnsi"/>
          <w:sz w:val="22"/>
          <w:szCs w:val="22"/>
          <w:lang w:val="sl-SI"/>
        </w:rPr>
        <w:t>ali</w:t>
      </w:r>
      <w:r w:rsidRPr="00902EF7">
        <w:rPr>
          <w:rFonts w:asciiTheme="minorHAnsi" w:hAnsiTheme="minorHAnsi"/>
          <w:sz w:val="22"/>
          <w:szCs w:val="22"/>
          <w:lang w:val="sl-SI"/>
        </w:rPr>
        <w:t xml:space="preserve"> obratovalnih stroškov bremenijo najemnika tudi stroški zamudnih obresti, stroški izterjave, stroški ponovne priključitve ipd.</w:t>
      </w:r>
    </w:p>
    <w:p w14:paraId="0613A282" w14:textId="77777777" w:rsidR="001E6CAE" w:rsidRPr="00902EF7" w:rsidRDefault="00532079">
      <w:pPr>
        <w:spacing w:line="360" w:lineRule="auto"/>
        <w:jc w:val="both"/>
        <w:rPr>
          <w:rFonts w:asciiTheme="minorHAnsi" w:hAnsiTheme="minorHAnsi"/>
          <w:sz w:val="22"/>
          <w:szCs w:val="22"/>
          <w:lang w:val="sl-SI"/>
        </w:rPr>
      </w:pPr>
      <w:r w:rsidRPr="00902EF7">
        <w:rPr>
          <w:rFonts w:asciiTheme="minorHAnsi" w:hAnsiTheme="minorHAnsi"/>
          <w:sz w:val="22"/>
          <w:szCs w:val="22"/>
          <w:lang w:val="sl-SI"/>
        </w:rPr>
        <w:t>Varščina se vrne najemniku v trenutku,</w:t>
      </w:r>
      <w:r w:rsidR="00924E11">
        <w:rPr>
          <w:rFonts w:asciiTheme="minorHAnsi" w:hAnsiTheme="minorHAnsi"/>
          <w:sz w:val="22"/>
          <w:szCs w:val="22"/>
          <w:lang w:val="sl-SI"/>
        </w:rPr>
        <w:t xml:space="preserve"> </w:t>
      </w:r>
      <w:r w:rsidRPr="00902EF7">
        <w:rPr>
          <w:rFonts w:asciiTheme="minorHAnsi" w:hAnsiTheme="minorHAnsi"/>
          <w:sz w:val="22"/>
          <w:szCs w:val="22"/>
          <w:lang w:val="sl-SI"/>
        </w:rPr>
        <w:t>ko je znana višina indiv</w:t>
      </w:r>
      <w:r w:rsidR="00767F9A" w:rsidRPr="00902EF7">
        <w:rPr>
          <w:rFonts w:asciiTheme="minorHAnsi" w:hAnsiTheme="minorHAnsi"/>
          <w:sz w:val="22"/>
          <w:szCs w:val="22"/>
          <w:lang w:val="sl-SI"/>
        </w:rPr>
        <w:t xml:space="preserve">idualnih </w:t>
      </w:r>
      <w:r w:rsidRPr="00902EF7">
        <w:rPr>
          <w:rFonts w:asciiTheme="minorHAnsi" w:hAnsiTheme="minorHAnsi"/>
          <w:sz w:val="22"/>
          <w:szCs w:val="22"/>
          <w:lang w:val="sl-SI"/>
        </w:rPr>
        <w:t>stroškov na podlagi poračuna</w:t>
      </w:r>
      <w:r w:rsidR="00767F9A" w:rsidRPr="00902EF7">
        <w:rPr>
          <w:rFonts w:asciiTheme="minorHAnsi" w:hAnsiTheme="minorHAnsi"/>
          <w:sz w:val="22"/>
          <w:szCs w:val="22"/>
          <w:lang w:val="sl-SI"/>
        </w:rPr>
        <w:t xml:space="preserve"> i</w:t>
      </w:r>
      <w:r w:rsidRPr="00902EF7">
        <w:rPr>
          <w:rFonts w:asciiTheme="minorHAnsi" w:hAnsiTheme="minorHAnsi"/>
          <w:sz w:val="22"/>
          <w:szCs w:val="22"/>
          <w:lang w:val="sl-SI"/>
        </w:rPr>
        <w:t>n opravljena pisna primopredaja.</w:t>
      </w:r>
    </w:p>
    <w:p w14:paraId="3A4E0F72" w14:textId="77777777" w:rsidR="001E6CAE" w:rsidRPr="00902EF7" w:rsidRDefault="001E6CAE">
      <w:pPr>
        <w:spacing w:line="360" w:lineRule="auto"/>
        <w:rPr>
          <w:rFonts w:asciiTheme="minorHAnsi" w:hAnsiTheme="minorHAnsi"/>
          <w:sz w:val="22"/>
          <w:szCs w:val="22"/>
          <w:lang w:val="sl-SI"/>
        </w:rPr>
      </w:pPr>
    </w:p>
    <w:p w14:paraId="5FB3676C" w14:textId="77777777" w:rsidR="004B0844" w:rsidRPr="00902EF7" w:rsidRDefault="00532079" w:rsidP="003E22DB">
      <w:pPr>
        <w:spacing w:line="360" w:lineRule="auto"/>
        <w:rPr>
          <w:rFonts w:asciiTheme="minorHAnsi" w:hAnsiTheme="minorHAnsi"/>
          <w:b/>
          <w:sz w:val="22"/>
          <w:szCs w:val="22"/>
          <w:lang w:val="sl-SI"/>
        </w:rPr>
      </w:pPr>
      <w:r w:rsidRPr="00902EF7">
        <w:rPr>
          <w:rFonts w:asciiTheme="minorHAnsi" w:hAnsiTheme="minorHAnsi"/>
          <w:b/>
          <w:sz w:val="22"/>
          <w:szCs w:val="22"/>
          <w:lang w:val="sl-SI"/>
        </w:rPr>
        <w:t>7. člen: INVESTICIJSKO VZDRŽEVANJE</w:t>
      </w:r>
    </w:p>
    <w:p w14:paraId="0093805E" w14:textId="77777777" w:rsidR="001E6CAE" w:rsidRPr="00902EF7" w:rsidRDefault="00532079">
      <w:pPr>
        <w:spacing w:line="360" w:lineRule="auto"/>
        <w:jc w:val="both"/>
        <w:rPr>
          <w:rFonts w:asciiTheme="minorHAnsi" w:hAnsiTheme="minorHAnsi"/>
          <w:sz w:val="22"/>
          <w:szCs w:val="22"/>
          <w:lang w:val="sl-SI"/>
        </w:rPr>
      </w:pPr>
      <w:r w:rsidRPr="00902EF7">
        <w:rPr>
          <w:rFonts w:asciiTheme="minorHAnsi" w:hAnsiTheme="minorHAnsi"/>
          <w:sz w:val="22"/>
          <w:szCs w:val="22"/>
          <w:lang w:val="sl-SI"/>
        </w:rPr>
        <w:t>V času trajanja najemnega razmerja mora najemodajalec organizirati in plačevati investicijsko vzdrževanje najemnega stanovanja, skupnih prostorov, delov, objektov in naprav v stanovanjski hiši, najkasneje v 15 dneh od dne, ko je napaka nastala ali ko je bil o njej obveščen, razen če so taka popravila potrebna zaradi napačne ali malomarne uporabe najemnika.</w:t>
      </w:r>
    </w:p>
    <w:p w14:paraId="35B0395E" w14:textId="77777777" w:rsidR="001E6CAE" w:rsidRPr="00902EF7" w:rsidRDefault="00532079">
      <w:pPr>
        <w:spacing w:line="360" w:lineRule="auto"/>
        <w:jc w:val="both"/>
        <w:rPr>
          <w:rFonts w:asciiTheme="minorHAnsi" w:hAnsiTheme="minorHAnsi"/>
          <w:sz w:val="22"/>
          <w:szCs w:val="22"/>
          <w:lang w:val="sl-SI"/>
        </w:rPr>
      </w:pPr>
      <w:r w:rsidRPr="00902EF7">
        <w:rPr>
          <w:rFonts w:asciiTheme="minorHAnsi" w:hAnsiTheme="minorHAnsi"/>
          <w:sz w:val="22"/>
          <w:szCs w:val="22"/>
          <w:lang w:val="sl-SI"/>
        </w:rPr>
        <w:t>V skladu z 92. členom Stanovanjskega zakona se najemodajalec zaveže, da mora</w:t>
      </w:r>
      <w:r w:rsidR="00E615EF" w:rsidRPr="00902EF7">
        <w:rPr>
          <w:rFonts w:asciiTheme="minorHAnsi" w:hAnsiTheme="minorHAnsi"/>
          <w:sz w:val="22"/>
          <w:szCs w:val="22"/>
          <w:lang w:val="sl-SI"/>
        </w:rPr>
        <w:t xml:space="preserve"> </w:t>
      </w:r>
      <w:r w:rsidRPr="00902EF7">
        <w:rPr>
          <w:rFonts w:asciiTheme="minorHAnsi" w:hAnsiTheme="minorHAnsi"/>
          <w:sz w:val="22"/>
          <w:szCs w:val="22"/>
          <w:lang w:val="sl-SI"/>
        </w:rPr>
        <w:t>to biti oz. da bodo vse inštalacije in oprema stanovanja, kar pa ne velja za pohištvo, (radiatorji, rolete, okna, vodovodne inštalacije ipd.) v času trajanja najemnega razmerja v funkciji oz. v normalnem obratovalnem / uporabnem stanju in sicer tako, da bo najemniku v celotnem obdobju najema omogočena normalna uporaba in koriščenje teh sredstev. Morebitne okvare morajo biti odpravljene v najkrajšem času in na način, da pri temu čim</w:t>
      </w:r>
      <w:r w:rsidR="00924E11">
        <w:rPr>
          <w:rFonts w:asciiTheme="minorHAnsi" w:hAnsiTheme="minorHAnsi"/>
          <w:sz w:val="22"/>
          <w:szCs w:val="22"/>
          <w:lang w:val="sl-SI"/>
        </w:rPr>
        <w:t xml:space="preserve"> </w:t>
      </w:r>
      <w:r w:rsidRPr="00902EF7">
        <w:rPr>
          <w:rFonts w:asciiTheme="minorHAnsi" w:hAnsiTheme="minorHAnsi"/>
          <w:sz w:val="22"/>
          <w:szCs w:val="22"/>
          <w:lang w:val="sl-SI"/>
        </w:rPr>
        <w:t>manj motijo najemnika.</w:t>
      </w:r>
    </w:p>
    <w:p w14:paraId="44958CDD" w14:textId="77777777" w:rsidR="001E6CAE" w:rsidRPr="00902EF7" w:rsidRDefault="00532079">
      <w:pPr>
        <w:spacing w:line="360" w:lineRule="auto"/>
        <w:jc w:val="both"/>
        <w:rPr>
          <w:rFonts w:asciiTheme="minorHAnsi" w:hAnsiTheme="minorHAnsi"/>
          <w:sz w:val="22"/>
          <w:szCs w:val="22"/>
          <w:lang w:val="sl-SI"/>
        </w:rPr>
      </w:pPr>
      <w:r w:rsidRPr="00902EF7">
        <w:rPr>
          <w:rFonts w:asciiTheme="minorHAnsi" w:hAnsiTheme="minorHAnsi"/>
          <w:sz w:val="22"/>
          <w:szCs w:val="22"/>
          <w:lang w:val="sl-SI"/>
        </w:rPr>
        <w:t xml:space="preserve">Najemnik je obvezen plačati stroške popravil za vso morebitno škodo na pohištvu, opremi, inštalacijah ali na funkcionalnosti stanovanja ali večstanovanjske hiše, ki jo je povzročil sam (najemnik) namerno ali iz malomarnosti, v roku 8 dni od prejema pisnega poziva najemodajalca. </w:t>
      </w:r>
    </w:p>
    <w:p w14:paraId="3849C4B1" w14:textId="77777777" w:rsidR="004B0844" w:rsidRPr="00902EF7" w:rsidRDefault="004B0844" w:rsidP="003E22DB">
      <w:pPr>
        <w:spacing w:line="360" w:lineRule="auto"/>
        <w:rPr>
          <w:rFonts w:asciiTheme="minorHAnsi" w:hAnsiTheme="minorHAnsi"/>
          <w:sz w:val="22"/>
          <w:szCs w:val="22"/>
          <w:lang w:val="sl-SI"/>
        </w:rPr>
      </w:pPr>
    </w:p>
    <w:p w14:paraId="010B7BF1" w14:textId="77777777" w:rsidR="004B0844" w:rsidRPr="00902EF7" w:rsidRDefault="00532079" w:rsidP="003E22DB">
      <w:pPr>
        <w:spacing w:line="360" w:lineRule="auto"/>
        <w:rPr>
          <w:rFonts w:asciiTheme="minorHAnsi" w:hAnsiTheme="minorHAnsi"/>
          <w:b/>
          <w:sz w:val="22"/>
          <w:szCs w:val="22"/>
          <w:lang w:val="sl-SI"/>
        </w:rPr>
      </w:pPr>
      <w:r w:rsidRPr="00902EF7">
        <w:rPr>
          <w:rFonts w:asciiTheme="minorHAnsi" w:hAnsiTheme="minorHAnsi"/>
          <w:b/>
          <w:sz w:val="22"/>
          <w:szCs w:val="22"/>
          <w:lang w:val="sl-SI"/>
        </w:rPr>
        <w:t xml:space="preserve">8. člen: UPORABNIKI STANOVANJA, KONTROLA UPORABE </w:t>
      </w:r>
    </w:p>
    <w:p w14:paraId="309E8486" w14:textId="77777777" w:rsidR="001E6CAE" w:rsidRPr="00902EF7" w:rsidRDefault="00532079">
      <w:pPr>
        <w:spacing w:line="360" w:lineRule="auto"/>
        <w:jc w:val="both"/>
        <w:rPr>
          <w:rFonts w:asciiTheme="minorHAnsi" w:hAnsiTheme="minorHAnsi"/>
          <w:sz w:val="22"/>
          <w:szCs w:val="22"/>
          <w:lang w:val="sl-SI"/>
        </w:rPr>
      </w:pPr>
      <w:r w:rsidRPr="00902EF7">
        <w:rPr>
          <w:rFonts w:asciiTheme="minorHAnsi" w:hAnsiTheme="minorHAnsi"/>
          <w:sz w:val="22"/>
          <w:szCs w:val="22"/>
          <w:lang w:val="sl-SI"/>
        </w:rPr>
        <w:t>Predmetno stanovanje se lahko uporablja izključno za stanovanjske namene in ne za poslovne namene.</w:t>
      </w:r>
    </w:p>
    <w:p w14:paraId="4C4ED675" w14:textId="77777777" w:rsidR="004B0844" w:rsidRPr="00902EF7" w:rsidRDefault="00902EF7" w:rsidP="003E22DB">
      <w:pPr>
        <w:spacing w:line="360" w:lineRule="auto"/>
        <w:rPr>
          <w:rFonts w:asciiTheme="minorHAnsi" w:hAnsiTheme="minorHAnsi"/>
          <w:sz w:val="22"/>
          <w:szCs w:val="22"/>
          <w:lang w:val="sl-SI"/>
        </w:rPr>
      </w:pPr>
      <w:r w:rsidRPr="00902EF7">
        <w:rPr>
          <w:rFonts w:asciiTheme="minorHAnsi" w:hAnsiTheme="minorHAnsi"/>
          <w:sz w:val="22"/>
          <w:szCs w:val="22"/>
          <w:lang w:val="sl-SI"/>
        </w:rPr>
        <w:t>Stranki sta soglasni,</w:t>
      </w:r>
      <w:r w:rsidR="00B82F23" w:rsidRPr="00902EF7">
        <w:rPr>
          <w:rFonts w:asciiTheme="minorHAnsi" w:hAnsiTheme="minorHAnsi"/>
          <w:sz w:val="22"/>
          <w:szCs w:val="22"/>
          <w:lang w:val="sl-SI"/>
        </w:rPr>
        <w:t xml:space="preserve"> da bo s</w:t>
      </w:r>
      <w:r w:rsidRPr="00902EF7">
        <w:rPr>
          <w:rFonts w:asciiTheme="minorHAnsi" w:hAnsiTheme="minorHAnsi"/>
          <w:sz w:val="22"/>
          <w:szCs w:val="22"/>
          <w:lang w:val="sl-SI"/>
        </w:rPr>
        <w:t xml:space="preserve">tanovanje </w:t>
      </w:r>
      <w:r w:rsidR="00004A56" w:rsidRPr="00902EF7">
        <w:rPr>
          <w:rFonts w:asciiTheme="minorHAnsi" w:hAnsiTheme="minorHAnsi"/>
          <w:sz w:val="22"/>
          <w:szCs w:val="22"/>
          <w:lang w:val="sl-SI"/>
        </w:rPr>
        <w:t>poleg najemnika u</w:t>
      </w:r>
      <w:r w:rsidR="00532079" w:rsidRPr="00902EF7">
        <w:rPr>
          <w:rFonts w:asciiTheme="minorHAnsi" w:hAnsiTheme="minorHAnsi"/>
          <w:sz w:val="22"/>
          <w:szCs w:val="22"/>
          <w:lang w:val="sl-SI"/>
        </w:rPr>
        <w:t>porabljal</w:t>
      </w:r>
      <w:r w:rsidR="00B82F23" w:rsidRPr="00902EF7">
        <w:rPr>
          <w:rFonts w:asciiTheme="minorHAnsi" w:hAnsiTheme="minorHAnsi"/>
          <w:sz w:val="22"/>
          <w:szCs w:val="22"/>
          <w:lang w:val="sl-SI"/>
        </w:rPr>
        <w:t xml:space="preserve"> </w:t>
      </w:r>
      <w:r w:rsidR="00004A56" w:rsidRPr="00902EF7">
        <w:rPr>
          <w:rFonts w:asciiTheme="minorHAnsi" w:hAnsiTheme="minorHAnsi"/>
          <w:sz w:val="22"/>
          <w:szCs w:val="22"/>
          <w:lang w:val="sl-SI"/>
        </w:rPr>
        <w:t xml:space="preserve"> še :</w:t>
      </w:r>
    </w:p>
    <w:p w14:paraId="07861A51" w14:textId="77777777" w:rsidR="001E6CAE" w:rsidRPr="00902EF7" w:rsidRDefault="001E6CAE">
      <w:pPr>
        <w:spacing w:line="360" w:lineRule="auto"/>
        <w:rPr>
          <w:rFonts w:asciiTheme="minorHAnsi" w:hAnsiTheme="minorHAnsi"/>
          <w:b/>
          <w:sz w:val="22"/>
          <w:szCs w:val="22"/>
          <w:lang w:val="sl-SI"/>
        </w:rPr>
      </w:pPr>
    </w:p>
    <w:p w14:paraId="3EAC3C17" w14:textId="77777777" w:rsidR="001E6CAE" w:rsidRPr="00902EF7" w:rsidRDefault="00532079">
      <w:pPr>
        <w:spacing w:line="360" w:lineRule="auto"/>
        <w:rPr>
          <w:rFonts w:asciiTheme="minorHAnsi" w:hAnsiTheme="minorHAnsi"/>
          <w:b/>
          <w:sz w:val="22"/>
          <w:szCs w:val="22"/>
          <w:lang w:val="sl-SI"/>
        </w:rPr>
      </w:pPr>
      <w:r w:rsidRPr="00902EF7">
        <w:rPr>
          <w:rFonts w:asciiTheme="minorHAnsi" w:hAnsiTheme="minorHAnsi"/>
          <w:b/>
          <w:sz w:val="22"/>
          <w:szCs w:val="22"/>
          <w:lang w:val="sl-SI"/>
        </w:rPr>
        <w:t>Uporabnik stanovanja :</w:t>
      </w:r>
      <w:r w:rsidRPr="00902EF7">
        <w:rPr>
          <w:rFonts w:asciiTheme="minorHAnsi" w:hAnsiTheme="minorHAnsi"/>
          <w:b/>
          <w:sz w:val="22"/>
          <w:szCs w:val="22"/>
          <w:lang w:val="sl-SI"/>
        </w:rPr>
        <w:tab/>
      </w:r>
      <w:r w:rsidRPr="00902EF7">
        <w:rPr>
          <w:rFonts w:asciiTheme="minorHAnsi" w:hAnsiTheme="minorHAnsi"/>
          <w:b/>
          <w:sz w:val="22"/>
          <w:szCs w:val="22"/>
          <w:lang w:val="sl-SI"/>
        </w:rPr>
        <w:tab/>
      </w:r>
      <w:r w:rsidRPr="00902EF7">
        <w:rPr>
          <w:rFonts w:asciiTheme="minorHAnsi" w:hAnsiTheme="minorHAnsi"/>
          <w:b/>
          <w:sz w:val="22"/>
          <w:szCs w:val="22"/>
          <w:lang w:val="sl-SI"/>
        </w:rPr>
        <w:tab/>
      </w:r>
      <w:r w:rsidRPr="00902EF7">
        <w:rPr>
          <w:rFonts w:asciiTheme="minorHAnsi" w:hAnsiTheme="minorHAnsi"/>
          <w:b/>
          <w:sz w:val="22"/>
          <w:szCs w:val="22"/>
          <w:lang w:val="sl-SI"/>
        </w:rPr>
        <w:tab/>
      </w:r>
    </w:p>
    <w:p w14:paraId="708A0DB4" w14:textId="161E89A7" w:rsidR="001E6CAE" w:rsidRPr="00902EF7" w:rsidRDefault="00532079">
      <w:pPr>
        <w:spacing w:line="360" w:lineRule="auto"/>
        <w:rPr>
          <w:rFonts w:asciiTheme="minorHAnsi" w:hAnsiTheme="minorHAnsi"/>
          <w:b/>
          <w:sz w:val="22"/>
          <w:szCs w:val="22"/>
          <w:lang w:val="sl-SI"/>
        </w:rPr>
      </w:pPr>
      <w:r w:rsidRPr="00902EF7">
        <w:rPr>
          <w:rFonts w:asciiTheme="minorHAnsi" w:hAnsiTheme="minorHAnsi"/>
          <w:b/>
          <w:sz w:val="22"/>
          <w:szCs w:val="22"/>
          <w:lang w:val="sl-SI"/>
        </w:rPr>
        <w:t>IME IN PRIIMEK:</w:t>
      </w:r>
      <w:r w:rsidRPr="00902EF7">
        <w:rPr>
          <w:rFonts w:asciiTheme="minorHAnsi" w:hAnsiTheme="minorHAnsi"/>
          <w:b/>
          <w:sz w:val="22"/>
          <w:szCs w:val="22"/>
          <w:lang w:val="sl-SI"/>
        </w:rPr>
        <w:tab/>
      </w:r>
      <w:r w:rsidRPr="00902EF7">
        <w:rPr>
          <w:rFonts w:asciiTheme="minorHAnsi" w:hAnsiTheme="minorHAnsi"/>
          <w:b/>
          <w:sz w:val="22"/>
          <w:szCs w:val="22"/>
          <w:lang w:val="sl-SI"/>
        </w:rPr>
        <w:tab/>
      </w:r>
      <w:r w:rsidRPr="00902EF7">
        <w:rPr>
          <w:rFonts w:asciiTheme="minorHAnsi" w:hAnsiTheme="minorHAnsi"/>
          <w:b/>
          <w:sz w:val="22"/>
          <w:szCs w:val="22"/>
          <w:lang w:val="sl-SI"/>
        </w:rPr>
        <w:tab/>
      </w:r>
      <w:r w:rsidRPr="00902EF7">
        <w:rPr>
          <w:rFonts w:asciiTheme="minorHAnsi" w:hAnsiTheme="minorHAnsi"/>
          <w:b/>
          <w:sz w:val="22"/>
          <w:szCs w:val="22"/>
          <w:lang w:val="sl-SI"/>
        </w:rPr>
        <w:tab/>
      </w:r>
      <w:r w:rsidRPr="00902EF7">
        <w:rPr>
          <w:rFonts w:asciiTheme="minorHAnsi" w:hAnsiTheme="minorHAnsi"/>
          <w:b/>
          <w:sz w:val="22"/>
          <w:szCs w:val="22"/>
          <w:lang w:val="sl-SI"/>
        </w:rPr>
        <w:tab/>
      </w:r>
      <w:r w:rsidRPr="00902EF7">
        <w:rPr>
          <w:rFonts w:asciiTheme="minorHAnsi" w:hAnsiTheme="minorHAnsi"/>
          <w:b/>
          <w:sz w:val="22"/>
          <w:szCs w:val="22"/>
          <w:lang w:val="sl-SI"/>
        </w:rPr>
        <w:tab/>
        <w:t>:</w:t>
      </w:r>
    </w:p>
    <w:p w14:paraId="7B3C99F0" w14:textId="2C938BBC" w:rsidR="001E6CAE" w:rsidRPr="00902EF7" w:rsidRDefault="00532079">
      <w:pPr>
        <w:spacing w:line="360" w:lineRule="auto"/>
        <w:rPr>
          <w:rFonts w:asciiTheme="minorHAnsi" w:hAnsiTheme="minorHAnsi"/>
          <w:b/>
          <w:sz w:val="22"/>
          <w:szCs w:val="22"/>
          <w:lang w:val="sl-SI"/>
        </w:rPr>
      </w:pPr>
      <w:r w:rsidRPr="00902EF7">
        <w:rPr>
          <w:rFonts w:asciiTheme="minorHAnsi" w:hAnsiTheme="minorHAnsi"/>
          <w:b/>
          <w:sz w:val="22"/>
          <w:szCs w:val="22"/>
          <w:lang w:val="sl-SI"/>
        </w:rPr>
        <w:t>STANUJOČ:</w:t>
      </w:r>
      <w:r w:rsidRPr="00902EF7">
        <w:rPr>
          <w:rFonts w:asciiTheme="minorHAnsi" w:hAnsiTheme="minorHAnsi"/>
          <w:b/>
          <w:sz w:val="22"/>
          <w:szCs w:val="22"/>
          <w:lang w:val="sl-SI"/>
        </w:rPr>
        <w:tab/>
      </w:r>
      <w:r w:rsidRPr="00902EF7">
        <w:rPr>
          <w:rFonts w:asciiTheme="minorHAnsi" w:hAnsiTheme="minorHAnsi"/>
          <w:b/>
          <w:sz w:val="22"/>
          <w:szCs w:val="22"/>
          <w:lang w:val="sl-SI"/>
        </w:rPr>
        <w:tab/>
      </w:r>
      <w:r w:rsidRPr="00902EF7">
        <w:rPr>
          <w:rFonts w:asciiTheme="minorHAnsi" w:hAnsiTheme="minorHAnsi"/>
          <w:b/>
          <w:sz w:val="22"/>
          <w:szCs w:val="22"/>
          <w:lang w:val="sl-SI"/>
        </w:rPr>
        <w:tab/>
      </w:r>
      <w:r w:rsidRPr="00902EF7">
        <w:rPr>
          <w:rFonts w:asciiTheme="minorHAnsi" w:hAnsiTheme="minorHAnsi"/>
          <w:b/>
          <w:sz w:val="22"/>
          <w:szCs w:val="22"/>
          <w:lang w:val="sl-SI"/>
        </w:rPr>
        <w:tab/>
      </w:r>
      <w:r w:rsidRPr="00902EF7">
        <w:rPr>
          <w:rFonts w:asciiTheme="minorHAnsi" w:hAnsiTheme="minorHAnsi"/>
          <w:b/>
          <w:sz w:val="22"/>
          <w:szCs w:val="22"/>
          <w:lang w:val="sl-SI"/>
        </w:rPr>
        <w:tab/>
      </w:r>
    </w:p>
    <w:p w14:paraId="5EEA8D96" w14:textId="33646A63" w:rsidR="001E6CAE" w:rsidRPr="00902EF7" w:rsidRDefault="0077486E">
      <w:pPr>
        <w:spacing w:line="360" w:lineRule="auto"/>
        <w:rPr>
          <w:rFonts w:asciiTheme="minorHAnsi" w:hAnsiTheme="minorHAnsi"/>
          <w:b/>
          <w:sz w:val="22"/>
          <w:szCs w:val="22"/>
          <w:lang w:val="sl-SI"/>
        </w:rPr>
      </w:pPr>
      <w:r>
        <w:rPr>
          <w:rFonts w:asciiTheme="minorHAnsi" w:hAnsiTheme="minorHAnsi"/>
          <w:b/>
          <w:sz w:val="22"/>
          <w:szCs w:val="22"/>
          <w:lang w:val="sl-SI"/>
        </w:rPr>
        <w:t xml:space="preserve">DAVČNA ŠT.: </w:t>
      </w:r>
    </w:p>
    <w:p w14:paraId="1CA81983" w14:textId="4689BE8A" w:rsidR="001E6CAE" w:rsidRPr="00791F58" w:rsidRDefault="00247E1B">
      <w:pPr>
        <w:spacing w:line="360" w:lineRule="auto"/>
        <w:rPr>
          <w:rFonts w:asciiTheme="minorHAnsi" w:hAnsiTheme="minorHAnsi"/>
          <w:b/>
          <w:sz w:val="22"/>
          <w:szCs w:val="22"/>
          <w:lang w:val="sl-SI"/>
        </w:rPr>
      </w:pPr>
      <w:r>
        <w:rPr>
          <w:rFonts w:asciiTheme="minorHAnsi" w:hAnsiTheme="minorHAnsi"/>
          <w:b/>
          <w:sz w:val="22"/>
          <w:szCs w:val="22"/>
          <w:lang w:val="sl-SI"/>
        </w:rPr>
        <w:t>EMŠO</w:t>
      </w:r>
      <w:r w:rsidR="00532079" w:rsidRPr="00902EF7">
        <w:rPr>
          <w:rFonts w:asciiTheme="minorHAnsi" w:hAnsiTheme="minorHAnsi"/>
          <w:b/>
          <w:sz w:val="22"/>
          <w:szCs w:val="22"/>
          <w:lang w:val="sl-SI"/>
        </w:rPr>
        <w:t xml:space="preserve">: </w:t>
      </w:r>
    </w:p>
    <w:p w14:paraId="2E522F8F" w14:textId="77777777" w:rsidR="00247E1B" w:rsidRDefault="00247E1B">
      <w:pPr>
        <w:spacing w:line="360" w:lineRule="auto"/>
        <w:jc w:val="both"/>
        <w:rPr>
          <w:rFonts w:asciiTheme="minorHAnsi" w:hAnsiTheme="minorHAnsi"/>
          <w:sz w:val="22"/>
          <w:szCs w:val="22"/>
          <w:lang w:val="sl-SI"/>
        </w:rPr>
      </w:pPr>
    </w:p>
    <w:p w14:paraId="77E786AF" w14:textId="77777777" w:rsidR="001E6CAE" w:rsidRPr="00902EF7" w:rsidRDefault="00532079">
      <w:pPr>
        <w:spacing w:line="360" w:lineRule="auto"/>
        <w:jc w:val="both"/>
        <w:rPr>
          <w:rFonts w:asciiTheme="minorHAnsi" w:hAnsiTheme="minorHAnsi"/>
          <w:sz w:val="22"/>
          <w:szCs w:val="22"/>
          <w:lang w:val="sl-SI"/>
        </w:rPr>
      </w:pPr>
      <w:r w:rsidRPr="00902EF7">
        <w:rPr>
          <w:rFonts w:asciiTheme="minorHAnsi" w:hAnsiTheme="minorHAnsi"/>
          <w:sz w:val="22"/>
          <w:szCs w:val="22"/>
          <w:lang w:val="sl-SI"/>
        </w:rPr>
        <w:lastRenderedPageBreak/>
        <w:t>Najemnik ne sme najetega stanova</w:t>
      </w:r>
      <w:r w:rsidR="00471423" w:rsidRPr="00902EF7">
        <w:rPr>
          <w:rFonts w:asciiTheme="minorHAnsi" w:hAnsiTheme="minorHAnsi"/>
          <w:sz w:val="22"/>
          <w:szCs w:val="22"/>
          <w:lang w:val="sl-SI"/>
        </w:rPr>
        <w:t>n</w:t>
      </w:r>
      <w:r w:rsidRPr="00902EF7">
        <w:rPr>
          <w:rFonts w:asciiTheme="minorHAnsi" w:hAnsiTheme="minorHAnsi"/>
          <w:sz w:val="22"/>
          <w:szCs w:val="22"/>
          <w:lang w:val="sl-SI"/>
        </w:rPr>
        <w:t xml:space="preserve">ja ali pripadajočih prostorov oddati v nadaljnji podnajem brez pisnega soglasja najemodajalca. </w:t>
      </w:r>
    </w:p>
    <w:p w14:paraId="0826EE73" w14:textId="77777777" w:rsidR="001E6CAE" w:rsidRPr="00902EF7" w:rsidRDefault="00532079">
      <w:pPr>
        <w:spacing w:line="360" w:lineRule="auto"/>
        <w:jc w:val="both"/>
        <w:rPr>
          <w:rFonts w:asciiTheme="minorHAnsi" w:hAnsiTheme="minorHAnsi"/>
          <w:sz w:val="22"/>
          <w:szCs w:val="22"/>
          <w:lang w:val="sl-SI"/>
        </w:rPr>
      </w:pPr>
      <w:r w:rsidRPr="00902EF7">
        <w:rPr>
          <w:rFonts w:asciiTheme="minorHAnsi" w:hAnsiTheme="minorHAnsi"/>
          <w:sz w:val="22"/>
          <w:szCs w:val="22"/>
          <w:lang w:val="sl-SI"/>
        </w:rPr>
        <w:t xml:space="preserve">Oseba, ki uporablja </w:t>
      </w:r>
      <w:r w:rsidR="00E615EF" w:rsidRPr="00902EF7">
        <w:rPr>
          <w:rFonts w:asciiTheme="minorHAnsi" w:hAnsiTheme="minorHAnsi"/>
          <w:sz w:val="22"/>
          <w:szCs w:val="22"/>
          <w:lang w:val="sl-SI"/>
        </w:rPr>
        <w:t>stanovanje</w:t>
      </w:r>
      <w:r w:rsidRPr="00902EF7">
        <w:rPr>
          <w:rFonts w:asciiTheme="minorHAnsi" w:hAnsiTheme="minorHAnsi"/>
          <w:sz w:val="22"/>
          <w:szCs w:val="22"/>
          <w:lang w:val="sl-SI"/>
        </w:rPr>
        <w:t xml:space="preserve">, pa z lastnikom ni sklenila najemne pogodbe oziroma ni podaljšala najemne pogodbe, sklenjene za določen čas, uporablja stanovanje nezakonito. Lastnik lahko kadarkoli vloži tožbo na izpraznitev stanovanja pri rednem sodišču. Spori se štejejo za nujne. </w:t>
      </w:r>
      <w:r w:rsidR="00E615EF" w:rsidRPr="00902EF7">
        <w:rPr>
          <w:rFonts w:asciiTheme="minorHAnsi" w:hAnsiTheme="minorHAnsi"/>
          <w:sz w:val="22"/>
          <w:szCs w:val="22"/>
          <w:lang w:val="sl-SI"/>
        </w:rPr>
        <w:t>Naj</w:t>
      </w:r>
      <w:r w:rsidRPr="00902EF7">
        <w:rPr>
          <w:rFonts w:asciiTheme="minorHAnsi" w:hAnsiTheme="minorHAnsi"/>
          <w:sz w:val="22"/>
          <w:szCs w:val="22"/>
          <w:lang w:val="sl-SI"/>
        </w:rPr>
        <w:t xml:space="preserve">emnik oz. </w:t>
      </w:r>
      <w:r w:rsidR="003E22DB" w:rsidRPr="00902EF7">
        <w:rPr>
          <w:rFonts w:asciiTheme="minorHAnsi" w:hAnsiTheme="minorHAnsi"/>
          <w:sz w:val="22"/>
          <w:szCs w:val="22"/>
          <w:lang w:val="sl-SI"/>
        </w:rPr>
        <w:t>u</w:t>
      </w:r>
      <w:r w:rsidRPr="00902EF7">
        <w:rPr>
          <w:rFonts w:asciiTheme="minorHAnsi" w:hAnsiTheme="minorHAnsi"/>
          <w:sz w:val="22"/>
          <w:szCs w:val="22"/>
          <w:lang w:val="sl-SI"/>
        </w:rPr>
        <w:t>porabniki izrecno dovoljujejo, da po preteku najema najemodajalec stvari in osebe izseli iz stanovanja in zamenja ključavnico</w:t>
      </w:r>
      <w:r w:rsidR="00B82C05" w:rsidRPr="00902EF7">
        <w:rPr>
          <w:rFonts w:asciiTheme="minorHAnsi" w:hAnsiTheme="minorHAnsi"/>
          <w:sz w:val="22"/>
          <w:szCs w:val="22"/>
          <w:lang w:val="sl-SI"/>
        </w:rPr>
        <w:t xml:space="preserve"> n</w:t>
      </w:r>
      <w:r w:rsidR="0060790E" w:rsidRPr="00902EF7">
        <w:rPr>
          <w:rFonts w:asciiTheme="minorHAnsi" w:hAnsiTheme="minorHAnsi"/>
          <w:sz w:val="22"/>
          <w:szCs w:val="22"/>
          <w:lang w:val="sl-SI"/>
        </w:rPr>
        <w:t>a</w:t>
      </w:r>
      <w:r w:rsidR="00B82C05" w:rsidRPr="00902EF7">
        <w:rPr>
          <w:rFonts w:asciiTheme="minorHAnsi" w:hAnsiTheme="minorHAnsi"/>
          <w:sz w:val="22"/>
          <w:szCs w:val="22"/>
          <w:lang w:val="sl-SI"/>
        </w:rPr>
        <w:t xml:space="preserve"> vhodnih vratih stanovanja. </w:t>
      </w:r>
    </w:p>
    <w:p w14:paraId="58966374" w14:textId="77777777" w:rsidR="001E6CAE" w:rsidRPr="00902EF7" w:rsidRDefault="00532079">
      <w:pPr>
        <w:spacing w:line="360" w:lineRule="auto"/>
        <w:jc w:val="both"/>
        <w:rPr>
          <w:rFonts w:asciiTheme="minorHAnsi" w:hAnsiTheme="minorHAnsi"/>
          <w:sz w:val="22"/>
          <w:szCs w:val="22"/>
          <w:lang w:val="sl-SI"/>
        </w:rPr>
      </w:pPr>
      <w:r w:rsidRPr="00902EF7">
        <w:rPr>
          <w:rFonts w:asciiTheme="minorHAnsi" w:hAnsiTheme="minorHAnsi"/>
          <w:sz w:val="22"/>
          <w:szCs w:val="22"/>
          <w:lang w:val="sl-SI"/>
        </w:rPr>
        <w:t>Kontrolo stanja in uporabe stanovanja lahko opravi najemodajalec enkrat v  vsakem  mesecu najema, s tem, da svoj obisk najemniku napove tri dni pred obiskom. Najemodajalec ima pravico vstopiti v stanovanje brez soglasja oz. brez prisotnosti najemnika  v primeru, če obstaja nevarnost, da se zaradi elementarne ali druge nepredvidene nesreče lahko naredi škoda na opremi ali na stanovanju.</w:t>
      </w:r>
    </w:p>
    <w:p w14:paraId="1C724364" w14:textId="77777777" w:rsidR="00E615EF" w:rsidRPr="00902EF7" w:rsidRDefault="00E615EF" w:rsidP="003E22DB">
      <w:pPr>
        <w:spacing w:line="360" w:lineRule="auto"/>
        <w:rPr>
          <w:rFonts w:asciiTheme="minorHAnsi" w:hAnsiTheme="minorHAnsi"/>
          <w:sz w:val="22"/>
          <w:szCs w:val="22"/>
          <w:lang w:val="sl-SI"/>
        </w:rPr>
      </w:pPr>
    </w:p>
    <w:p w14:paraId="66901C88" w14:textId="77777777" w:rsidR="004B0844" w:rsidRPr="00902EF7" w:rsidRDefault="00532079" w:rsidP="003E22DB">
      <w:pPr>
        <w:spacing w:line="360" w:lineRule="auto"/>
        <w:rPr>
          <w:rFonts w:asciiTheme="minorHAnsi" w:hAnsiTheme="minorHAnsi"/>
          <w:b/>
          <w:sz w:val="22"/>
          <w:szCs w:val="22"/>
          <w:lang w:val="sl-SI"/>
        </w:rPr>
      </w:pPr>
      <w:r w:rsidRPr="00902EF7">
        <w:rPr>
          <w:rFonts w:asciiTheme="minorHAnsi" w:hAnsiTheme="minorHAnsi"/>
          <w:b/>
          <w:sz w:val="22"/>
          <w:szCs w:val="22"/>
          <w:lang w:val="sl-SI"/>
        </w:rPr>
        <w:t>9. člen: ZAVAROVANJE</w:t>
      </w:r>
    </w:p>
    <w:p w14:paraId="41A37901" w14:textId="77777777" w:rsidR="001E6CAE" w:rsidRPr="00902EF7" w:rsidRDefault="00532079">
      <w:pPr>
        <w:spacing w:line="360" w:lineRule="auto"/>
        <w:jc w:val="both"/>
        <w:rPr>
          <w:rFonts w:asciiTheme="minorHAnsi" w:hAnsiTheme="minorHAnsi"/>
          <w:sz w:val="22"/>
          <w:szCs w:val="22"/>
          <w:lang w:val="sl-SI"/>
        </w:rPr>
      </w:pPr>
      <w:r w:rsidRPr="00902EF7">
        <w:rPr>
          <w:rFonts w:asciiTheme="minorHAnsi" w:hAnsiTheme="minorHAnsi"/>
          <w:sz w:val="22"/>
          <w:szCs w:val="22"/>
          <w:lang w:val="sl-SI"/>
        </w:rPr>
        <w:t>Najemodajalec je dolžan kriti stroške osnovnega zavarovanja nepremičnine za primer elementarnih nesreč. Morebitna dodatna zavarovanja, kot npr. zavarovanje osebnih stvari itd., so v pristojnosti najemnika ter jih, po lastni presoji, krije v celoti najemnik.</w:t>
      </w:r>
    </w:p>
    <w:p w14:paraId="3765EEE9" w14:textId="77777777" w:rsidR="001E6CAE" w:rsidRPr="00902EF7" w:rsidRDefault="001E6CAE">
      <w:pPr>
        <w:spacing w:line="360" w:lineRule="auto"/>
        <w:jc w:val="both"/>
        <w:rPr>
          <w:rFonts w:asciiTheme="minorHAnsi" w:hAnsiTheme="minorHAnsi"/>
          <w:sz w:val="22"/>
          <w:szCs w:val="22"/>
          <w:lang w:val="sl-SI"/>
        </w:rPr>
      </w:pPr>
    </w:p>
    <w:p w14:paraId="5C8B286D" w14:textId="77777777" w:rsidR="004B0844" w:rsidRPr="00902EF7" w:rsidRDefault="00532079" w:rsidP="003E22DB">
      <w:pPr>
        <w:spacing w:line="360" w:lineRule="auto"/>
        <w:rPr>
          <w:rFonts w:asciiTheme="minorHAnsi" w:hAnsiTheme="minorHAnsi"/>
          <w:b/>
          <w:sz w:val="22"/>
          <w:szCs w:val="22"/>
          <w:lang w:val="sl-SI"/>
        </w:rPr>
      </w:pPr>
      <w:r w:rsidRPr="00902EF7">
        <w:rPr>
          <w:rFonts w:asciiTheme="minorHAnsi" w:hAnsiTheme="minorHAnsi"/>
          <w:b/>
          <w:sz w:val="22"/>
          <w:szCs w:val="22"/>
          <w:lang w:val="sl-SI"/>
        </w:rPr>
        <w:t>10. člen: IZROČITEV STANOVANJA PO POTEKU NAJEMNEGA RAZMERJA</w:t>
      </w:r>
    </w:p>
    <w:p w14:paraId="619AB7E2" w14:textId="77777777" w:rsidR="001E6CAE" w:rsidRPr="00902EF7" w:rsidRDefault="00532079">
      <w:pPr>
        <w:spacing w:line="360" w:lineRule="auto"/>
        <w:jc w:val="both"/>
        <w:rPr>
          <w:rFonts w:asciiTheme="minorHAnsi" w:hAnsiTheme="minorHAnsi"/>
          <w:sz w:val="22"/>
          <w:szCs w:val="22"/>
          <w:lang w:val="sl-SI"/>
        </w:rPr>
      </w:pPr>
      <w:r w:rsidRPr="00902EF7">
        <w:rPr>
          <w:rFonts w:asciiTheme="minorHAnsi" w:hAnsiTheme="minorHAnsi"/>
          <w:sz w:val="22"/>
          <w:szCs w:val="22"/>
          <w:lang w:val="sl-SI"/>
        </w:rPr>
        <w:t>Po poteku najemnega razmerja mora najemnik izročiti najemodajalcu stanovanje s pohištvom in opremo v stanju, kot jih je sprejel, z upoštevanjem normalne obrabe prostorov, pohištva in opreme. Neuporabno opremo in pohištvo je najemnik dolžan nadomestiti, morebitno poškodovanje stanovanja in notranjosti prostorov pa popraviti ali povrniti škodo.</w:t>
      </w:r>
    </w:p>
    <w:p w14:paraId="078D5496" w14:textId="77777777" w:rsidR="001E6CAE" w:rsidRPr="00902EF7" w:rsidRDefault="00532079">
      <w:pPr>
        <w:spacing w:line="360" w:lineRule="auto"/>
        <w:jc w:val="both"/>
        <w:rPr>
          <w:rFonts w:asciiTheme="minorHAnsi" w:hAnsiTheme="minorHAnsi"/>
          <w:sz w:val="22"/>
          <w:szCs w:val="22"/>
          <w:lang w:val="sl-SI"/>
        </w:rPr>
      </w:pPr>
      <w:r w:rsidRPr="00902EF7">
        <w:rPr>
          <w:rFonts w:asciiTheme="minorHAnsi" w:hAnsiTheme="minorHAnsi"/>
          <w:sz w:val="22"/>
          <w:szCs w:val="22"/>
          <w:lang w:val="sl-SI"/>
        </w:rPr>
        <w:t>Za eventuelna adaptacijska dela ali spremembe na stanovanjskem prostoru, vgrajeni opremi in notranjih inštalacijah stanovanja ali večstanovanjske hiše, je najemnik dolžan predhodno pridobiti pisno soglasje najemodajalca v kolikor bi takšni posegi spremenili sedanji izgled, funkcionalnost in namembnost stanovanja ali večstanovanjske hiše.</w:t>
      </w:r>
    </w:p>
    <w:p w14:paraId="53F2BF28" w14:textId="77777777" w:rsidR="001E6CAE" w:rsidRPr="00902EF7" w:rsidRDefault="00532079">
      <w:pPr>
        <w:spacing w:line="360" w:lineRule="auto"/>
        <w:jc w:val="both"/>
        <w:rPr>
          <w:rFonts w:asciiTheme="minorHAnsi" w:hAnsiTheme="minorHAnsi"/>
          <w:sz w:val="22"/>
          <w:szCs w:val="22"/>
          <w:lang w:val="sl-SI"/>
        </w:rPr>
      </w:pPr>
      <w:r w:rsidRPr="00902EF7">
        <w:rPr>
          <w:rFonts w:asciiTheme="minorHAnsi" w:hAnsiTheme="minorHAnsi"/>
          <w:sz w:val="22"/>
          <w:szCs w:val="22"/>
          <w:lang w:val="sl-SI"/>
        </w:rPr>
        <w:t>Z dodatnim pohištvom lahko najemnik opremi stanovanje po lastni presoji.</w:t>
      </w:r>
    </w:p>
    <w:p w14:paraId="229C3202" w14:textId="77777777" w:rsidR="001E6CAE" w:rsidRPr="00902EF7" w:rsidRDefault="00532079">
      <w:pPr>
        <w:spacing w:line="360" w:lineRule="auto"/>
        <w:jc w:val="both"/>
        <w:rPr>
          <w:rFonts w:asciiTheme="minorHAnsi" w:hAnsiTheme="minorHAnsi"/>
          <w:sz w:val="22"/>
          <w:szCs w:val="22"/>
          <w:lang w:val="sl-SI"/>
        </w:rPr>
      </w:pPr>
      <w:r w:rsidRPr="00902EF7">
        <w:rPr>
          <w:rFonts w:asciiTheme="minorHAnsi" w:hAnsiTheme="minorHAnsi"/>
          <w:sz w:val="22"/>
          <w:szCs w:val="22"/>
          <w:lang w:val="sl-SI"/>
        </w:rPr>
        <w:t xml:space="preserve">Dodano lastno opremo, ki jo je možno iz stanovanja odstraniti brez škode za stanovanje ali stanovanjsko hišo po preteku najemnega obdobja, lahko najemnik po poteku najemnega razmerja odstrani iz stanovanja. </w:t>
      </w:r>
    </w:p>
    <w:p w14:paraId="5D372D59" w14:textId="7A820D6F" w:rsidR="002D247A" w:rsidRPr="00902EF7" w:rsidRDefault="00532079" w:rsidP="00672B7E">
      <w:pPr>
        <w:spacing w:line="360" w:lineRule="auto"/>
        <w:jc w:val="both"/>
        <w:rPr>
          <w:rFonts w:asciiTheme="minorHAnsi" w:hAnsiTheme="minorHAnsi"/>
          <w:sz w:val="22"/>
          <w:szCs w:val="22"/>
          <w:lang w:val="sl-SI"/>
        </w:rPr>
      </w:pPr>
      <w:r w:rsidRPr="00902EF7">
        <w:rPr>
          <w:rFonts w:asciiTheme="minorHAnsi" w:hAnsiTheme="minorHAnsi"/>
          <w:sz w:val="22"/>
          <w:szCs w:val="22"/>
          <w:lang w:val="sl-SI"/>
        </w:rPr>
        <w:t>Vgrajeno opremo ali vgrajene dodatne inštalacije, ki jih je najemnik vgradil za svoje potrebe</w:t>
      </w:r>
      <w:r w:rsidR="003E22DB" w:rsidRPr="00902EF7">
        <w:rPr>
          <w:rFonts w:asciiTheme="minorHAnsi" w:hAnsiTheme="minorHAnsi"/>
          <w:sz w:val="22"/>
          <w:szCs w:val="22"/>
          <w:lang w:val="sl-SI"/>
        </w:rPr>
        <w:t xml:space="preserve"> </w:t>
      </w:r>
      <w:r w:rsidR="00B56CE2">
        <w:rPr>
          <w:rFonts w:asciiTheme="minorHAnsi" w:hAnsiTheme="minorHAnsi"/>
          <w:sz w:val="22"/>
          <w:szCs w:val="22"/>
          <w:lang w:val="sl-SI"/>
        </w:rPr>
        <w:t>(</w:t>
      </w:r>
      <w:r w:rsidRPr="00902EF7">
        <w:rPr>
          <w:rFonts w:asciiTheme="minorHAnsi" w:hAnsiTheme="minorHAnsi"/>
          <w:sz w:val="22"/>
          <w:szCs w:val="22"/>
          <w:lang w:val="sl-SI"/>
        </w:rPr>
        <w:t>izključno le ob pisnem soglasju najemodajalca) ter jih ni mogoče odstraniti brez škode za stanovanje ali stanovanjsko hišo, je najemnik dolžan po poteku najemnega razmerja brezplačno prepustiti najemodajalcu in postanejo najemodajalčeva last,  v</w:t>
      </w:r>
      <w:r w:rsidR="00BF4A62" w:rsidRPr="00902EF7">
        <w:rPr>
          <w:rFonts w:asciiTheme="minorHAnsi" w:hAnsiTheme="minorHAnsi"/>
          <w:sz w:val="22"/>
          <w:szCs w:val="22"/>
          <w:lang w:val="sl-SI"/>
        </w:rPr>
        <w:t xml:space="preserve"> </w:t>
      </w:r>
      <w:r w:rsidRPr="00902EF7">
        <w:rPr>
          <w:rFonts w:asciiTheme="minorHAnsi" w:hAnsiTheme="minorHAnsi"/>
          <w:sz w:val="22"/>
          <w:szCs w:val="22"/>
          <w:lang w:val="sl-SI"/>
        </w:rPr>
        <w:t>kolikor predhodno ni</w:t>
      </w:r>
      <w:r w:rsidR="00672B7E" w:rsidRPr="00902EF7">
        <w:rPr>
          <w:rFonts w:asciiTheme="minorHAnsi" w:hAnsiTheme="minorHAnsi"/>
          <w:sz w:val="22"/>
          <w:szCs w:val="22"/>
          <w:lang w:val="sl-SI"/>
        </w:rPr>
        <w:t xml:space="preserve"> bilo pisno dogovorjeno drugače</w:t>
      </w:r>
      <w:r w:rsidR="00902EF7" w:rsidRPr="00902EF7">
        <w:rPr>
          <w:rFonts w:asciiTheme="minorHAnsi" w:hAnsiTheme="minorHAnsi"/>
          <w:sz w:val="22"/>
          <w:szCs w:val="22"/>
          <w:lang w:val="sl-SI"/>
        </w:rPr>
        <w:t>.</w:t>
      </w:r>
    </w:p>
    <w:p w14:paraId="28D39922" w14:textId="77777777" w:rsidR="00902EF7" w:rsidRDefault="00902EF7" w:rsidP="00672B7E">
      <w:pPr>
        <w:spacing w:line="360" w:lineRule="auto"/>
        <w:jc w:val="both"/>
        <w:rPr>
          <w:rFonts w:asciiTheme="minorHAnsi" w:hAnsiTheme="minorHAnsi"/>
          <w:sz w:val="22"/>
          <w:szCs w:val="22"/>
          <w:lang w:val="sl-SI"/>
        </w:rPr>
      </w:pPr>
    </w:p>
    <w:p w14:paraId="58A6731C" w14:textId="77777777" w:rsidR="0097676A" w:rsidRPr="00902EF7" w:rsidRDefault="0097676A" w:rsidP="00672B7E">
      <w:pPr>
        <w:spacing w:line="360" w:lineRule="auto"/>
        <w:jc w:val="both"/>
        <w:rPr>
          <w:rFonts w:asciiTheme="minorHAnsi" w:hAnsiTheme="minorHAnsi"/>
          <w:sz w:val="22"/>
          <w:szCs w:val="22"/>
          <w:lang w:val="sl-SI"/>
        </w:rPr>
      </w:pPr>
    </w:p>
    <w:p w14:paraId="049AD723" w14:textId="77777777" w:rsidR="001E6CAE" w:rsidRPr="00902EF7" w:rsidRDefault="00532079">
      <w:pPr>
        <w:spacing w:line="360" w:lineRule="auto"/>
        <w:rPr>
          <w:rFonts w:asciiTheme="minorHAnsi" w:hAnsiTheme="minorHAnsi"/>
          <w:b/>
          <w:sz w:val="22"/>
          <w:szCs w:val="22"/>
          <w:lang w:val="sl-SI"/>
        </w:rPr>
      </w:pPr>
      <w:r w:rsidRPr="00902EF7">
        <w:rPr>
          <w:rFonts w:asciiTheme="minorHAnsi" w:hAnsiTheme="minorHAnsi"/>
          <w:b/>
          <w:sz w:val="22"/>
          <w:szCs w:val="22"/>
          <w:lang w:val="sl-SI"/>
        </w:rPr>
        <w:lastRenderedPageBreak/>
        <w:t>11. člen: KONČNE DOLOČBE</w:t>
      </w:r>
    </w:p>
    <w:p w14:paraId="440F0E84" w14:textId="128321B8" w:rsidR="001E6CAE" w:rsidRPr="00902EF7" w:rsidRDefault="00532079">
      <w:pPr>
        <w:spacing w:line="360" w:lineRule="auto"/>
        <w:jc w:val="both"/>
        <w:rPr>
          <w:rFonts w:asciiTheme="minorHAnsi" w:hAnsiTheme="minorHAnsi"/>
          <w:sz w:val="22"/>
          <w:szCs w:val="22"/>
          <w:lang w:val="sl-SI"/>
        </w:rPr>
      </w:pPr>
      <w:r w:rsidRPr="00902EF7">
        <w:rPr>
          <w:rFonts w:asciiTheme="minorHAnsi" w:hAnsiTheme="minorHAnsi"/>
          <w:sz w:val="22"/>
          <w:szCs w:val="22"/>
          <w:lang w:val="sl-SI"/>
        </w:rPr>
        <w:t>Spremembe in dopolnitve te pogodbe pogodbeni stranki urejata s sklepanjem pisnih aneksov.</w:t>
      </w:r>
      <w:r w:rsidR="00B56CE2">
        <w:rPr>
          <w:rFonts w:asciiTheme="minorHAnsi" w:hAnsiTheme="minorHAnsi"/>
          <w:sz w:val="22"/>
          <w:szCs w:val="22"/>
          <w:lang w:val="sl-SI"/>
        </w:rPr>
        <w:t xml:space="preserve"> </w:t>
      </w:r>
      <w:r w:rsidRPr="00902EF7">
        <w:rPr>
          <w:rFonts w:asciiTheme="minorHAnsi" w:hAnsiTheme="minorHAnsi"/>
          <w:sz w:val="22"/>
          <w:szCs w:val="22"/>
          <w:lang w:val="sl-SI"/>
        </w:rPr>
        <w:t>Pravice in obveznosti pogodbenih strank po tej pogodbi se presojajo v skladu s to pogodbo.</w:t>
      </w:r>
      <w:r w:rsidR="00B56CE2">
        <w:rPr>
          <w:rFonts w:asciiTheme="minorHAnsi" w:hAnsiTheme="minorHAnsi"/>
          <w:sz w:val="22"/>
          <w:szCs w:val="22"/>
          <w:lang w:val="sl-SI"/>
        </w:rPr>
        <w:t xml:space="preserve"> </w:t>
      </w:r>
      <w:r w:rsidRPr="00902EF7">
        <w:rPr>
          <w:rFonts w:asciiTheme="minorHAnsi" w:hAnsiTheme="minorHAnsi"/>
          <w:sz w:val="22"/>
          <w:szCs w:val="22"/>
          <w:lang w:val="sl-SI"/>
        </w:rPr>
        <w:t xml:space="preserve">Za vse zadeve, za katere se stranki nista izrecno dogovorili, veljajo določbe Stanovanjskega zakona ter </w:t>
      </w:r>
      <w:r w:rsidR="003E22DB" w:rsidRPr="00902EF7">
        <w:rPr>
          <w:rFonts w:asciiTheme="minorHAnsi" w:hAnsiTheme="minorHAnsi"/>
          <w:sz w:val="22"/>
          <w:szCs w:val="22"/>
          <w:lang w:val="sl-SI"/>
        </w:rPr>
        <w:t xml:space="preserve"> </w:t>
      </w:r>
      <w:r w:rsidRPr="00902EF7">
        <w:rPr>
          <w:rFonts w:asciiTheme="minorHAnsi" w:hAnsiTheme="minorHAnsi"/>
          <w:sz w:val="22"/>
          <w:szCs w:val="22"/>
          <w:lang w:val="sl-SI"/>
        </w:rPr>
        <w:t xml:space="preserve">Obligacijskega zakonika. </w:t>
      </w:r>
    </w:p>
    <w:p w14:paraId="10ACC283" w14:textId="77777777" w:rsidR="001E6CAE" w:rsidRPr="00902EF7" w:rsidRDefault="00532079">
      <w:pPr>
        <w:spacing w:line="360" w:lineRule="auto"/>
        <w:jc w:val="both"/>
        <w:rPr>
          <w:rFonts w:asciiTheme="minorHAnsi" w:hAnsiTheme="minorHAnsi"/>
          <w:sz w:val="22"/>
          <w:szCs w:val="22"/>
          <w:lang w:val="sl-SI"/>
        </w:rPr>
      </w:pPr>
      <w:r w:rsidRPr="00902EF7">
        <w:rPr>
          <w:rFonts w:asciiTheme="minorHAnsi" w:hAnsiTheme="minorHAnsi"/>
          <w:sz w:val="22"/>
          <w:szCs w:val="22"/>
          <w:lang w:val="sl-SI"/>
        </w:rPr>
        <w:t xml:space="preserve">Morebitne spore iz te pogodbe bosta pogodbeni stranki reševali sporazumno, sicer pa je za njihovo razrešitev </w:t>
      </w:r>
      <w:r w:rsidR="003E22DB" w:rsidRPr="00902EF7">
        <w:rPr>
          <w:rFonts w:asciiTheme="minorHAnsi" w:hAnsiTheme="minorHAnsi"/>
          <w:sz w:val="22"/>
          <w:szCs w:val="22"/>
          <w:lang w:val="sl-SI"/>
        </w:rPr>
        <w:t xml:space="preserve"> </w:t>
      </w:r>
      <w:r w:rsidRPr="00902EF7">
        <w:rPr>
          <w:rFonts w:asciiTheme="minorHAnsi" w:hAnsiTheme="minorHAnsi"/>
          <w:sz w:val="22"/>
          <w:szCs w:val="22"/>
          <w:lang w:val="sl-SI"/>
        </w:rPr>
        <w:t>krajevno pristojno sodišče v Ljubljani.</w:t>
      </w:r>
    </w:p>
    <w:p w14:paraId="4EAEC5EC" w14:textId="74D581A8" w:rsidR="001E6CAE" w:rsidRPr="00902EF7" w:rsidRDefault="00532079">
      <w:pPr>
        <w:spacing w:line="360" w:lineRule="auto"/>
        <w:jc w:val="both"/>
        <w:rPr>
          <w:rFonts w:asciiTheme="minorHAnsi" w:hAnsiTheme="minorHAnsi"/>
          <w:sz w:val="22"/>
          <w:szCs w:val="22"/>
          <w:lang w:val="sl-SI"/>
        </w:rPr>
      </w:pPr>
      <w:r w:rsidRPr="00902EF7">
        <w:rPr>
          <w:rFonts w:asciiTheme="minorHAnsi" w:hAnsiTheme="minorHAnsi"/>
          <w:sz w:val="22"/>
          <w:szCs w:val="22"/>
          <w:lang w:val="sl-SI"/>
        </w:rPr>
        <w:t>Pogodba je velj</w:t>
      </w:r>
      <w:r w:rsidR="00247E1B">
        <w:rPr>
          <w:rFonts w:asciiTheme="minorHAnsi" w:hAnsiTheme="minorHAnsi"/>
          <w:sz w:val="22"/>
          <w:szCs w:val="22"/>
          <w:lang w:val="sl-SI"/>
        </w:rPr>
        <w:t xml:space="preserve">avna z dnem podpisa, ob pogoju, </w:t>
      </w:r>
      <w:r w:rsidRPr="00902EF7">
        <w:rPr>
          <w:rFonts w:asciiTheme="minorHAnsi" w:hAnsiTheme="minorHAnsi"/>
          <w:sz w:val="22"/>
          <w:szCs w:val="22"/>
          <w:lang w:val="sl-SI"/>
        </w:rPr>
        <w:t xml:space="preserve">da je </w:t>
      </w:r>
      <w:r w:rsidR="004D3D92" w:rsidRPr="00902EF7">
        <w:rPr>
          <w:rFonts w:asciiTheme="minorHAnsi" w:hAnsiTheme="minorHAnsi"/>
          <w:sz w:val="22"/>
          <w:szCs w:val="22"/>
          <w:lang w:val="sl-SI"/>
        </w:rPr>
        <w:t xml:space="preserve">plačana </w:t>
      </w:r>
      <w:r w:rsidRPr="00902EF7">
        <w:rPr>
          <w:rFonts w:asciiTheme="minorHAnsi" w:hAnsiTheme="minorHAnsi"/>
          <w:sz w:val="22"/>
          <w:szCs w:val="22"/>
          <w:lang w:val="sl-SI"/>
        </w:rPr>
        <w:t xml:space="preserve"> varščina, kar potrjuje najemodajalec s podpisom na tej pogodbi</w:t>
      </w:r>
      <w:r w:rsidR="003E22DB" w:rsidRPr="00902EF7">
        <w:rPr>
          <w:rFonts w:asciiTheme="minorHAnsi" w:hAnsiTheme="minorHAnsi"/>
          <w:sz w:val="22"/>
          <w:szCs w:val="22"/>
          <w:lang w:val="sl-SI"/>
        </w:rPr>
        <w:t>.</w:t>
      </w:r>
      <w:r w:rsidRPr="00902EF7">
        <w:rPr>
          <w:rFonts w:asciiTheme="minorHAnsi" w:hAnsiTheme="minorHAnsi"/>
          <w:sz w:val="22"/>
          <w:szCs w:val="22"/>
          <w:lang w:val="sl-SI"/>
        </w:rPr>
        <w:t xml:space="preserve"> Pogodba je sestavljena v dveh enakih izvodih, z močjo izvirnika, od katerih prejme </w:t>
      </w:r>
      <w:r w:rsidR="003E22DB" w:rsidRPr="00902EF7">
        <w:rPr>
          <w:rFonts w:asciiTheme="minorHAnsi" w:hAnsiTheme="minorHAnsi"/>
          <w:sz w:val="22"/>
          <w:szCs w:val="22"/>
          <w:lang w:val="sl-SI"/>
        </w:rPr>
        <w:t>vsaka stranka en izvod.</w:t>
      </w:r>
    </w:p>
    <w:p w14:paraId="21EBE0A1" w14:textId="77777777" w:rsidR="001E6CAE" w:rsidRPr="00902EF7" w:rsidRDefault="001E6CAE">
      <w:pPr>
        <w:spacing w:line="360" w:lineRule="auto"/>
        <w:rPr>
          <w:rFonts w:asciiTheme="minorHAnsi" w:hAnsiTheme="minorHAnsi"/>
          <w:sz w:val="22"/>
          <w:szCs w:val="22"/>
          <w:lang w:val="sl-SI"/>
        </w:rPr>
      </w:pPr>
    </w:p>
    <w:p w14:paraId="7115378F" w14:textId="77777777" w:rsidR="001E6CAE" w:rsidRPr="00902EF7" w:rsidRDefault="00532079">
      <w:pPr>
        <w:spacing w:line="360" w:lineRule="auto"/>
        <w:rPr>
          <w:rFonts w:asciiTheme="minorHAnsi" w:hAnsiTheme="minorHAnsi"/>
          <w:sz w:val="22"/>
          <w:szCs w:val="22"/>
          <w:lang w:val="sl-SI"/>
        </w:rPr>
      </w:pPr>
      <w:r w:rsidRPr="00902EF7">
        <w:rPr>
          <w:rFonts w:asciiTheme="minorHAnsi" w:hAnsiTheme="minorHAnsi"/>
          <w:sz w:val="22"/>
          <w:szCs w:val="22"/>
          <w:lang w:val="sl-SI"/>
        </w:rPr>
        <w:t xml:space="preserve">Kraj in datum: ______________________________ </w:t>
      </w:r>
    </w:p>
    <w:p w14:paraId="56015632" w14:textId="77777777" w:rsidR="003E22DB" w:rsidRPr="00902EF7" w:rsidRDefault="003E22DB" w:rsidP="003E22DB">
      <w:pPr>
        <w:tabs>
          <w:tab w:val="left" w:pos="5148"/>
        </w:tabs>
        <w:spacing w:line="360" w:lineRule="auto"/>
        <w:rPr>
          <w:rFonts w:asciiTheme="minorHAnsi" w:hAnsiTheme="minorHAnsi" w:cs="Arial"/>
          <w:b/>
          <w:sz w:val="22"/>
          <w:szCs w:val="22"/>
          <w:lang w:val="sl-SI"/>
        </w:rPr>
      </w:pPr>
    </w:p>
    <w:p w14:paraId="0C548FB6" w14:textId="77777777" w:rsidR="00DE5BB3" w:rsidRPr="00902EF7" w:rsidRDefault="00DE5BB3" w:rsidP="003E22DB">
      <w:pPr>
        <w:tabs>
          <w:tab w:val="left" w:pos="5148"/>
        </w:tabs>
        <w:spacing w:line="360" w:lineRule="auto"/>
        <w:rPr>
          <w:rFonts w:asciiTheme="minorHAnsi" w:hAnsiTheme="minorHAnsi" w:cs="Arial"/>
          <w:b/>
          <w:sz w:val="22"/>
          <w:szCs w:val="22"/>
          <w:lang w:val="sl-SI"/>
        </w:rPr>
      </w:pPr>
    </w:p>
    <w:p w14:paraId="231A00E7" w14:textId="77777777" w:rsidR="004B0844" w:rsidRPr="00902EF7" w:rsidRDefault="00532079" w:rsidP="003E22DB">
      <w:pPr>
        <w:tabs>
          <w:tab w:val="left" w:pos="5148"/>
        </w:tabs>
        <w:spacing w:line="360" w:lineRule="auto"/>
        <w:rPr>
          <w:rFonts w:asciiTheme="minorHAnsi" w:hAnsiTheme="minorHAnsi" w:cs="Arial"/>
          <w:b/>
          <w:sz w:val="22"/>
          <w:szCs w:val="22"/>
          <w:lang w:val="sl-SI"/>
        </w:rPr>
      </w:pPr>
      <w:r w:rsidRPr="00902EF7">
        <w:rPr>
          <w:rFonts w:asciiTheme="minorHAnsi" w:hAnsiTheme="minorHAnsi" w:cs="Arial"/>
          <w:b/>
          <w:sz w:val="22"/>
          <w:szCs w:val="22"/>
          <w:lang w:val="sl-SI"/>
        </w:rPr>
        <w:t>NAJEMODAJALEC:</w:t>
      </w:r>
      <w:r w:rsidRPr="00902EF7">
        <w:rPr>
          <w:rFonts w:asciiTheme="minorHAnsi" w:hAnsiTheme="minorHAnsi" w:cs="Arial"/>
          <w:b/>
          <w:sz w:val="22"/>
          <w:szCs w:val="22"/>
          <w:lang w:val="sl-SI"/>
        </w:rPr>
        <w:tab/>
        <w:t>NAJEMNIK:</w:t>
      </w:r>
    </w:p>
    <w:p w14:paraId="37A151D8" w14:textId="19AAB313" w:rsidR="00962874" w:rsidRPr="00902EF7" w:rsidRDefault="00DE5BB3" w:rsidP="003E22DB">
      <w:pPr>
        <w:pStyle w:val="BodyText"/>
        <w:tabs>
          <w:tab w:val="left" w:pos="5148"/>
        </w:tabs>
        <w:spacing w:line="360" w:lineRule="auto"/>
        <w:rPr>
          <w:rFonts w:asciiTheme="minorHAnsi" w:hAnsiTheme="minorHAnsi" w:cs="Arial"/>
          <w:b/>
          <w:szCs w:val="22"/>
          <w:lang w:val="sl-SI"/>
        </w:rPr>
      </w:pPr>
      <w:r w:rsidRPr="00902EF7">
        <w:rPr>
          <w:rFonts w:asciiTheme="minorHAnsi" w:hAnsiTheme="minorHAnsi" w:cs="Arial"/>
          <w:b/>
          <w:szCs w:val="22"/>
          <w:lang w:val="sl-SI"/>
        </w:rPr>
        <w:t xml:space="preserve">NIVES CESAR   </w:t>
      </w:r>
      <w:r w:rsidR="00532079" w:rsidRPr="00902EF7">
        <w:rPr>
          <w:rFonts w:asciiTheme="minorHAnsi" w:hAnsiTheme="minorHAnsi" w:cs="Arial"/>
          <w:b/>
          <w:szCs w:val="22"/>
          <w:lang w:val="sl-SI"/>
        </w:rPr>
        <w:tab/>
      </w:r>
      <w:r w:rsidR="0094241D">
        <w:rPr>
          <w:rFonts w:asciiTheme="minorHAnsi" w:hAnsiTheme="minorHAnsi" w:cs="Arial"/>
          <w:b/>
          <w:szCs w:val="22"/>
          <w:lang w:val="sl-SI"/>
        </w:rPr>
        <w:t>KRISTJAN LAPUH</w:t>
      </w:r>
      <w:r w:rsidR="0082283F" w:rsidRPr="00902EF7">
        <w:rPr>
          <w:rFonts w:asciiTheme="minorHAnsi" w:hAnsiTheme="minorHAnsi" w:cs="Arial"/>
          <w:b/>
          <w:szCs w:val="22"/>
          <w:lang w:val="sl-SI"/>
        </w:rPr>
        <w:t xml:space="preserve"> </w:t>
      </w:r>
    </w:p>
    <w:p w14:paraId="42CDA096" w14:textId="77777777" w:rsidR="001E6CAE" w:rsidRPr="00902EF7" w:rsidRDefault="00532079">
      <w:pPr>
        <w:pStyle w:val="BodyText"/>
        <w:tabs>
          <w:tab w:val="left" w:pos="5148"/>
        </w:tabs>
        <w:spacing w:line="360" w:lineRule="auto"/>
        <w:rPr>
          <w:rFonts w:asciiTheme="minorHAnsi" w:hAnsiTheme="minorHAnsi" w:cs="Arial"/>
          <w:szCs w:val="22"/>
          <w:lang w:val="sl-SI"/>
        </w:rPr>
      </w:pPr>
      <w:r w:rsidRPr="00902EF7">
        <w:rPr>
          <w:rFonts w:asciiTheme="minorHAnsi" w:hAnsiTheme="minorHAnsi" w:cs="Arial"/>
          <w:szCs w:val="22"/>
          <w:lang w:val="sl-SI"/>
        </w:rPr>
        <w:t>(ime in priimek podpisnika / zakonitega zastopnika)</w:t>
      </w:r>
      <w:r w:rsidRPr="00902EF7">
        <w:rPr>
          <w:rFonts w:asciiTheme="minorHAnsi" w:hAnsiTheme="minorHAnsi" w:cs="Arial"/>
          <w:szCs w:val="22"/>
          <w:lang w:val="sl-SI"/>
        </w:rPr>
        <w:tab/>
        <w:t>(ime in priimek podpisnika / zakonitega zastopnika)</w:t>
      </w:r>
    </w:p>
    <w:p w14:paraId="65968184" w14:textId="77777777" w:rsidR="00DE5BB3" w:rsidRPr="00902EF7" w:rsidRDefault="00DE5BB3">
      <w:pPr>
        <w:pStyle w:val="BodyText"/>
        <w:tabs>
          <w:tab w:val="left" w:pos="5148"/>
        </w:tabs>
        <w:spacing w:line="360" w:lineRule="auto"/>
        <w:rPr>
          <w:rFonts w:asciiTheme="minorHAnsi" w:hAnsiTheme="minorHAnsi" w:cs="Arial"/>
          <w:szCs w:val="22"/>
          <w:lang w:val="sl-SI"/>
        </w:rPr>
      </w:pPr>
    </w:p>
    <w:p w14:paraId="59F39BCA" w14:textId="77777777" w:rsidR="00DE5BB3" w:rsidRPr="00902EF7" w:rsidRDefault="00DE5BB3">
      <w:pPr>
        <w:pStyle w:val="BodyText"/>
        <w:tabs>
          <w:tab w:val="left" w:pos="5148"/>
        </w:tabs>
        <w:spacing w:line="360" w:lineRule="auto"/>
        <w:rPr>
          <w:rFonts w:asciiTheme="minorHAnsi" w:hAnsiTheme="minorHAnsi" w:cs="Arial"/>
          <w:szCs w:val="22"/>
          <w:lang w:val="sl-SI"/>
        </w:rPr>
      </w:pPr>
    </w:p>
    <w:p w14:paraId="71AC715E" w14:textId="77777777" w:rsidR="009E3B22" w:rsidRPr="00902EF7" w:rsidRDefault="00532079" w:rsidP="003E22DB">
      <w:pPr>
        <w:pStyle w:val="BodyText"/>
        <w:tabs>
          <w:tab w:val="left" w:pos="5148"/>
        </w:tabs>
        <w:spacing w:line="360" w:lineRule="auto"/>
        <w:rPr>
          <w:rFonts w:asciiTheme="minorHAnsi" w:hAnsiTheme="minorHAnsi" w:cs="Arial"/>
          <w:b/>
          <w:szCs w:val="22"/>
          <w:lang w:val="sl-SI"/>
        </w:rPr>
      </w:pPr>
      <w:r w:rsidRPr="00902EF7">
        <w:rPr>
          <w:rFonts w:asciiTheme="minorHAnsi" w:hAnsiTheme="minorHAnsi" w:cs="Arial"/>
          <w:b/>
          <w:szCs w:val="22"/>
          <w:lang w:val="sl-SI"/>
        </w:rPr>
        <w:t xml:space="preserve">__________________________                        </w:t>
      </w:r>
      <w:r w:rsidRPr="00902EF7">
        <w:rPr>
          <w:rFonts w:asciiTheme="minorHAnsi" w:hAnsiTheme="minorHAnsi" w:cs="Arial"/>
          <w:b/>
          <w:szCs w:val="22"/>
          <w:lang w:val="sl-SI"/>
        </w:rPr>
        <w:tab/>
        <w:t>_________________________</w:t>
      </w:r>
    </w:p>
    <w:p w14:paraId="7F860CF2" w14:textId="77777777" w:rsidR="004B0844" w:rsidRPr="00902EF7" w:rsidRDefault="00532079" w:rsidP="003E22DB">
      <w:pPr>
        <w:pStyle w:val="BodyText"/>
        <w:tabs>
          <w:tab w:val="left" w:pos="5148"/>
        </w:tabs>
        <w:spacing w:line="360" w:lineRule="auto"/>
        <w:rPr>
          <w:rFonts w:asciiTheme="minorHAnsi" w:hAnsiTheme="minorHAnsi" w:cs="Arial"/>
          <w:szCs w:val="22"/>
          <w:lang w:val="sl-SI"/>
        </w:rPr>
      </w:pPr>
      <w:r w:rsidRPr="00902EF7">
        <w:rPr>
          <w:rFonts w:asciiTheme="minorHAnsi" w:hAnsiTheme="minorHAnsi" w:cs="Arial"/>
          <w:szCs w:val="22"/>
          <w:lang w:val="sl-SI"/>
        </w:rPr>
        <w:t>(podpis)</w:t>
      </w:r>
      <w:r w:rsidRPr="00902EF7">
        <w:rPr>
          <w:rFonts w:asciiTheme="minorHAnsi" w:hAnsiTheme="minorHAnsi" w:cs="Arial"/>
          <w:szCs w:val="22"/>
          <w:lang w:val="sl-SI"/>
        </w:rPr>
        <w:tab/>
        <w:t>(podpis)</w:t>
      </w:r>
    </w:p>
    <w:p w14:paraId="54AB8C09" w14:textId="77777777" w:rsidR="003E22DB" w:rsidRPr="00902EF7" w:rsidRDefault="003E22DB" w:rsidP="003E22DB">
      <w:pPr>
        <w:pStyle w:val="BodyText"/>
        <w:tabs>
          <w:tab w:val="left" w:pos="5148"/>
        </w:tabs>
        <w:spacing w:line="360" w:lineRule="auto"/>
        <w:rPr>
          <w:rFonts w:asciiTheme="minorHAnsi" w:hAnsiTheme="minorHAnsi" w:cs="Arial"/>
          <w:szCs w:val="22"/>
          <w:lang w:val="sl-SI"/>
        </w:rPr>
      </w:pPr>
    </w:p>
    <w:p w14:paraId="5428134E" w14:textId="77777777" w:rsidR="003E22DB" w:rsidRPr="00902EF7" w:rsidRDefault="003E22DB" w:rsidP="003E22DB">
      <w:pPr>
        <w:pStyle w:val="BodyText"/>
        <w:tabs>
          <w:tab w:val="left" w:pos="5148"/>
        </w:tabs>
        <w:spacing w:line="360" w:lineRule="auto"/>
        <w:rPr>
          <w:rFonts w:asciiTheme="minorHAnsi" w:hAnsiTheme="minorHAnsi" w:cs="Arial"/>
          <w:szCs w:val="22"/>
          <w:lang w:val="sl-SI"/>
        </w:rPr>
      </w:pPr>
    </w:p>
    <w:p w14:paraId="20796F9B" w14:textId="77777777" w:rsidR="001E6CAE" w:rsidRPr="00902EF7" w:rsidRDefault="001E6CAE">
      <w:pPr>
        <w:pStyle w:val="BodyText"/>
        <w:tabs>
          <w:tab w:val="left" w:pos="5148"/>
        </w:tabs>
        <w:spacing w:line="360" w:lineRule="auto"/>
        <w:rPr>
          <w:rFonts w:asciiTheme="minorHAnsi" w:hAnsiTheme="minorHAnsi" w:cs="Arial"/>
          <w:szCs w:val="22"/>
          <w:lang w:val="sl-SI"/>
        </w:rPr>
      </w:pPr>
    </w:p>
    <w:p w14:paraId="6DBB3FBC" w14:textId="77777777" w:rsidR="001E6CAE" w:rsidRPr="00902EF7" w:rsidRDefault="001E6CAE">
      <w:pPr>
        <w:pStyle w:val="BodyText"/>
        <w:tabs>
          <w:tab w:val="left" w:pos="5148"/>
        </w:tabs>
        <w:spacing w:line="360" w:lineRule="auto"/>
        <w:rPr>
          <w:rFonts w:asciiTheme="minorHAnsi" w:hAnsiTheme="minorHAnsi" w:cs="Arial"/>
          <w:szCs w:val="22"/>
          <w:lang w:val="sl-SI"/>
        </w:rPr>
      </w:pPr>
    </w:p>
    <w:p w14:paraId="4388F281" w14:textId="77777777" w:rsidR="001E6CAE" w:rsidRPr="00902EF7" w:rsidRDefault="00532079">
      <w:pPr>
        <w:pStyle w:val="BodyText"/>
        <w:tabs>
          <w:tab w:val="left" w:pos="5148"/>
        </w:tabs>
        <w:spacing w:line="360" w:lineRule="auto"/>
        <w:rPr>
          <w:rFonts w:asciiTheme="minorHAnsi" w:hAnsiTheme="minorHAnsi" w:cs="Arial"/>
          <w:szCs w:val="22"/>
          <w:lang w:val="sl-SI"/>
        </w:rPr>
      </w:pPr>
      <w:r w:rsidRPr="00902EF7">
        <w:rPr>
          <w:rFonts w:asciiTheme="minorHAnsi" w:hAnsiTheme="minorHAnsi" w:cs="Arial"/>
          <w:szCs w:val="22"/>
          <w:lang w:val="sl-SI"/>
        </w:rPr>
        <w:t xml:space="preserve">PRILOGE: </w:t>
      </w:r>
    </w:p>
    <w:p w14:paraId="77CC0538" w14:textId="77777777" w:rsidR="001E6CAE" w:rsidRPr="00902EF7" w:rsidRDefault="00532079">
      <w:pPr>
        <w:pStyle w:val="BodyText"/>
        <w:numPr>
          <w:ilvl w:val="0"/>
          <w:numId w:val="4"/>
        </w:numPr>
        <w:tabs>
          <w:tab w:val="left" w:pos="5148"/>
        </w:tabs>
        <w:spacing w:line="360" w:lineRule="auto"/>
        <w:rPr>
          <w:rFonts w:asciiTheme="minorHAnsi" w:hAnsiTheme="minorHAnsi" w:cs="Arial"/>
          <w:szCs w:val="22"/>
          <w:lang w:val="sl-SI"/>
        </w:rPr>
      </w:pPr>
      <w:r w:rsidRPr="00902EF7">
        <w:rPr>
          <w:rFonts w:asciiTheme="minorHAnsi" w:hAnsiTheme="minorHAnsi" w:cs="Arial"/>
          <w:szCs w:val="22"/>
          <w:lang w:val="sl-SI"/>
        </w:rPr>
        <w:t>zapisnik o stanju prostorov</w:t>
      </w:r>
      <w:r w:rsidR="003E22DB" w:rsidRPr="00902EF7">
        <w:rPr>
          <w:rFonts w:asciiTheme="minorHAnsi" w:hAnsiTheme="minorHAnsi" w:cs="Arial"/>
          <w:szCs w:val="22"/>
          <w:lang w:val="sl-SI"/>
        </w:rPr>
        <w:t>;</w:t>
      </w:r>
    </w:p>
    <w:p w14:paraId="68F124AF" w14:textId="77777777" w:rsidR="001E6CAE" w:rsidRPr="00902EF7" w:rsidRDefault="00532079">
      <w:pPr>
        <w:pStyle w:val="BodyText"/>
        <w:numPr>
          <w:ilvl w:val="0"/>
          <w:numId w:val="4"/>
        </w:numPr>
        <w:tabs>
          <w:tab w:val="left" w:pos="5148"/>
        </w:tabs>
        <w:spacing w:line="360" w:lineRule="auto"/>
        <w:rPr>
          <w:rFonts w:asciiTheme="minorHAnsi" w:hAnsiTheme="minorHAnsi" w:cs="Arial"/>
          <w:szCs w:val="22"/>
          <w:lang w:val="sl-SI"/>
        </w:rPr>
      </w:pPr>
      <w:r w:rsidRPr="00902EF7">
        <w:rPr>
          <w:rFonts w:asciiTheme="minorHAnsi" w:hAnsiTheme="minorHAnsi" w:cs="Arial"/>
          <w:szCs w:val="22"/>
          <w:lang w:val="sl-SI"/>
        </w:rPr>
        <w:t>zapisnik o stanju  opreme</w:t>
      </w:r>
      <w:r w:rsidR="003E22DB" w:rsidRPr="00902EF7">
        <w:rPr>
          <w:rFonts w:asciiTheme="minorHAnsi" w:hAnsiTheme="minorHAnsi" w:cs="Arial"/>
          <w:szCs w:val="22"/>
          <w:lang w:val="sl-SI"/>
        </w:rPr>
        <w:t>;</w:t>
      </w:r>
    </w:p>
    <w:p w14:paraId="06194AC9" w14:textId="77777777" w:rsidR="001E6CAE" w:rsidRPr="00902EF7" w:rsidRDefault="00532079">
      <w:pPr>
        <w:pStyle w:val="BodyText"/>
        <w:numPr>
          <w:ilvl w:val="0"/>
          <w:numId w:val="4"/>
        </w:numPr>
        <w:tabs>
          <w:tab w:val="left" w:pos="5148"/>
        </w:tabs>
        <w:spacing w:line="360" w:lineRule="auto"/>
        <w:rPr>
          <w:rFonts w:asciiTheme="minorHAnsi" w:hAnsiTheme="minorHAnsi" w:cs="Arial"/>
          <w:szCs w:val="22"/>
          <w:lang w:val="sl-SI"/>
        </w:rPr>
      </w:pPr>
      <w:r w:rsidRPr="00902EF7">
        <w:rPr>
          <w:rFonts w:asciiTheme="minorHAnsi" w:hAnsiTheme="minorHAnsi" w:cs="Arial"/>
          <w:szCs w:val="22"/>
          <w:lang w:val="sl-SI"/>
        </w:rPr>
        <w:t>potrdilo o izročitvi ključev</w:t>
      </w:r>
      <w:r w:rsidR="003E22DB" w:rsidRPr="00902EF7">
        <w:rPr>
          <w:rFonts w:asciiTheme="minorHAnsi" w:hAnsiTheme="minorHAnsi" w:cs="Arial"/>
          <w:szCs w:val="22"/>
          <w:lang w:val="sl-SI"/>
        </w:rPr>
        <w:t>;</w:t>
      </w:r>
      <w:r w:rsidRPr="00902EF7">
        <w:rPr>
          <w:rFonts w:asciiTheme="minorHAnsi" w:hAnsiTheme="minorHAnsi" w:cs="Arial"/>
          <w:szCs w:val="22"/>
          <w:lang w:val="sl-SI"/>
        </w:rPr>
        <w:t xml:space="preserve"> </w:t>
      </w:r>
    </w:p>
    <w:p w14:paraId="1356A224" w14:textId="77777777" w:rsidR="001E6CAE" w:rsidRPr="00902EF7" w:rsidRDefault="00532079">
      <w:pPr>
        <w:pStyle w:val="BodyText"/>
        <w:numPr>
          <w:ilvl w:val="0"/>
          <w:numId w:val="4"/>
        </w:numPr>
        <w:tabs>
          <w:tab w:val="left" w:pos="5148"/>
        </w:tabs>
        <w:spacing w:line="360" w:lineRule="auto"/>
        <w:rPr>
          <w:rFonts w:asciiTheme="minorHAnsi" w:hAnsiTheme="minorHAnsi" w:cs="Arial"/>
          <w:szCs w:val="22"/>
          <w:lang w:val="sl-SI"/>
        </w:rPr>
      </w:pPr>
      <w:r w:rsidRPr="00902EF7">
        <w:rPr>
          <w:rFonts w:asciiTheme="minorHAnsi" w:hAnsiTheme="minorHAnsi" w:cs="Arial"/>
          <w:szCs w:val="22"/>
          <w:lang w:val="sl-SI"/>
        </w:rPr>
        <w:t>kopija veljavnega osebnega dokumenta najemnika</w:t>
      </w:r>
      <w:r w:rsidR="004D3D92" w:rsidRPr="00902EF7">
        <w:rPr>
          <w:rFonts w:asciiTheme="minorHAnsi" w:hAnsiTheme="minorHAnsi" w:cs="Arial"/>
          <w:szCs w:val="22"/>
          <w:lang w:val="sl-SI"/>
        </w:rPr>
        <w:t xml:space="preserve">, uporabnika </w:t>
      </w:r>
      <w:r w:rsidRPr="00902EF7">
        <w:rPr>
          <w:rFonts w:asciiTheme="minorHAnsi" w:hAnsiTheme="minorHAnsi" w:cs="Arial"/>
          <w:szCs w:val="22"/>
          <w:lang w:val="sl-SI"/>
        </w:rPr>
        <w:t xml:space="preserve"> oz. izpisek registra</w:t>
      </w:r>
      <w:r w:rsidR="003E22DB" w:rsidRPr="00902EF7">
        <w:rPr>
          <w:rFonts w:asciiTheme="minorHAnsi" w:hAnsiTheme="minorHAnsi" w:cs="Arial"/>
          <w:szCs w:val="22"/>
          <w:lang w:val="sl-SI"/>
        </w:rPr>
        <w:t>;</w:t>
      </w:r>
    </w:p>
    <w:p w14:paraId="7D96FD7D" w14:textId="77777777" w:rsidR="001E6CAE" w:rsidRPr="00902EF7" w:rsidRDefault="001E6CAE">
      <w:pPr>
        <w:pStyle w:val="BodyText"/>
        <w:tabs>
          <w:tab w:val="left" w:pos="5148"/>
        </w:tabs>
        <w:spacing w:line="360" w:lineRule="auto"/>
        <w:rPr>
          <w:rFonts w:asciiTheme="minorHAnsi" w:hAnsiTheme="minorHAnsi" w:cs="Arial"/>
          <w:szCs w:val="22"/>
          <w:lang w:val="sl-SI"/>
        </w:rPr>
      </w:pPr>
    </w:p>
    <w:p w14:paraId="2487B061" w14:textId="77777777" w:rsidR="00B63918" w:rsidRPr="00902EF7" w:rsidRDefault="00B63918">
      <w:pPr>
        <w:pStyle w:val="BodyText"/>
        <w:tabs>
          <w:tab w:val="left" w:pos="5148"/>
        </w:tabs>
        <w:spacing w:line="360" w:lineRule="auto"/>
        <w:rPr>
          <w:rFonts w:asciiTheme="minorHAnsi" w:hAnsiTheme="minorHAnsi" w:cs="Arial"/>
          <w:szCs w:val="22"/>
          <w:lang w:val="sl-SI"/>
        </w:rPr>
      </w:pPr>
    </w:p>
    <w:sectPr w:rsidR="00B63918" w:rsidRPr="00902EF7" w:rsidSect="00A840ED">
      <w:footerReference w:type="even" r:id="rId8"/>
      <w:footerReference w:type="default" r:id="rId9"/>
      <w:pgSz w:w="11907" w:h="16840" w:code="9"/>
      <w:pgMar w:top="1164" w:right="987" w:bottom="1164" w:left="1134" w:header="1134" w:footer="1134" w:gutter="0"/>
      <w:cols w:space="708"/>
      <w:docGrid w:linePitch="2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590E1FC" w14:textId="77777777" w:rsidR="00BA255F" w:rsidRDefault="00BA255F">
      <w:r>
        <w:separator/>
      </w:r>
    </w:p>
  </w:endnote>
  <w:endnote w:type="continuationSeparator" w:id="0">
    <w:p w14:paraId="75736512" w14:textId="77777777" w:rsidR="00BA255F" w:rsidRDefault="00BA25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SL Cour">
    <w:altName w:val="Times New Roman"/>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5EF27C1" w14:textId="77777777" w:rsidR="005062F0" w:rsidRDefault="005062F0" w:rsidP="003E0EC1">
    <w:pPr>
      <w:pStyle w:val="Footer"/>
      <w:framePr w:wrap="around" w:vAnchor="text" w:hAnchor="margin" w:xAlign="right" w:y="1"/>
      <w:numPr>
        <w:ins w:id="1" w:author="core2duo" w:date="2013-11-20T19:33:00Z"/>
      </w:numPr>
      <w:rPr>
        <w:ins w:id="2" w:author="core2duo" w:date="2013-11-20T19:33:00Z"/>
        <w:rStyle w:val="PageNumber"/>
      </w:rPr>
    </w:pPr>
    <w:ins w:id="3" w:author="core2duo" w:date="2013-11-20T19:33:00Z">
      <w:r>
        <w:rPr>
          <w:rStyle w:val="PageNumber"/>
        </w:rPr>
        <w:fldChar w:fldCharType="begin"/>
      </w:r>
      <w:r>
        <w:rPr>
          <w:rStyle w:val="PageNumber"/>
        </w:rPr>
        <w:instrText xml:space="preserve">PAGE  </w:instrText>
      </w:r>
      <w:r>
        <w:rPr>
          <w:rStyle w:val="PageNumber"/>
        </w:rPr>
        <w:fldChar w:fldCharType="end"/>
      </w:r>
    </w:ins>
  </w:p>
  <w:p w14:paraId="22D50C9A" w14:textId="77777777" w:rsidR="005062F0" w:rsidRDefault="005062F0">
    <w:pPr>
      <w:pStyle w:val="Footer"/>
      <w:ind w:right="360"/>
      <w:pPrChange w:id="4" w:author="core2duo" w:date="2013-11-20T19:33:00Z">
        <w:pPr>
          <w:pStyle w:val="Footer"/>
        </w:pPr>
      </w:pPrChan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274821B" w14:textId="22C6A962" w:rsidR="005062F0" w:rsidRDefault="005062F0" w:rsidP="003E0EC1">
    <w:pPr>
      <w:pStyle w:val="Footer"/>
      <w:framePr w:wrap="around" w:vAnchor="text" w:hAnchor="margin" w:xAlign="right" w:y="1"/>
      <w:numPr>
        <w:ins w:id="5" w:author="core2duo" w:date="2013-11-20T19:33:00Z"/>
      </w:numPr>
      <w:rPr>
        <w:ins w:id="6" w:author="core2duo" w:date="2013-11-20T19:33:00Z"/>
        <w:rStyle w:val="PageNumber"/>
      </w:rPr>
    </w:pPr>
    <w:ins w:id="7" w:author="core2duo" w:date="2013-11-20T19:33:00Z">
      <w:r>
        <w:rPr>
          <w:rStyle w:val="PageNumber"/>
        </w:rPr>
        <w:fldChar w:fldCharType="begin"/>
      </w:r>
      <w:r>
        <w:rPr>
          <w:rStyle w:val="PageNumber"/>
        </w:rPr>
        <w:instrText xml:space="preserve">PAGE  </w:instrText>
      </w:r>
    </w:ins>
    <w:r>
      <w:rPr>
        <w:rStyle w:val="PageNumber"/>
      </w:rPr>
      <w:fldChar w:fldCharType="separate"/>
    </w:r>
    <w:r w:rsidR="00EC2707">
      <w:rPr>
        <w:rStyle w:val="PageNumber"/>
        <w:noProof/>
      </w:rPr>
      <w:t>2</w:t>
    </w:r>
    <w:ins w:id="8" w:author="core2duo" w:date="2013-11-20T19:33:00Z">
      <w:r>
        <w:rPr>
          <w:rStyle w:val="PageNumber"/>
        </w:rPr>
        <w:fldChar w:fldCharType="end"/>
      </w:r>
    </w:ins>
  </w:p>
  <w:p w14:paraId="2AB02B30" w14:textId="77777777" w:rsidR="005062F0" w:rsidRDefault="005062F0" w:rsidP="00060CF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7919396" w14:textId="77777777" w:rsidR="00BA255F" w:rsidRDefault="00BA255F">
      <w:r>
        <w:separator/>
      </w:r>
    </w:p>
  </w:footnote>
  <w:footnote w:type="continuationSeparator" w:id="0">
    <w:p w14:paraId="416D8D42" w14:textId="77777777" w:rsidR="00BA255F" w:rsidRDefault="00BA255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2E1BEA"/>
    <w:multiLevelType w:val="hybridMultilevel"/>
    <w:tmpl w:val="307A2256"/>
    <w:lvl w:ilvl="0" w:tplc="04240001">
      <w:start w:val="1"/>
      <w:numFmt w:val="bullet"/>
      <w:lvlText w:val=""/>
      <w:lvlJc w:val="left"/>
      <w:pPr>
        <w:tabs>
          <w:tab w:val="num" w:pos="720"/>
        </w:tabs>
        <w:ind w:left="720" w:hanging="360"/>
      </w:pPr>
      <w:rPr>
        <w:rFonts w:ascii="Symbol" w:hAnsi="Symbol" w:hint="default"/>
      </w:rPr>
    </w:lvl>
    <w:lvl w:ilvl="1" w:tplc="04240003" w:tentative="1">
      <w:start w:val="1"/>
      <w:numFmt w:val="bullet"/>
      <w:lvlText w:val="o"/>
      <w:lvlJc w:val="left"/>
      <w:pPr>
        <w:tabs>
          <w:tab w:val="num" w:pos="1440"/>
        </w:tabs>
        <w:ind w:left="1440" w:hanging="360"/>
      </w:pPr>
      <w:rPr>
        <w:rFonts w:ascii="Courier New" w:hAnsi="Courier New" w:cs="Courier New" w:hint="default"/>
      </w:rPr>
    </w:lvl>
    <w:lvl w:ilvl="2" w:tplc="04240005" w:tentative="1">
      <w:start w:val="1"/>
      <w:numFmt w:val="bullet"/>
      <w:lvlText w:val=""/>
      <w:lvlJc w:val="left"/>
      <w:pPr>
        <w:tabs>
          <w:tab w:val="num" w:pos="2160"/>
        </w:tabs>
        <w:ind w:left="2160" w:hanging="360"/>
      </w:pPr>
      <w:rPr>
        <w:rFonts w:ascii="Wingdings" w:hAnsi="Wingdings" w:hint="default"/>
      </w:rPr>
    </w:lvl>
    <w:lvl w:ilvl="3" w:tplc="04240001" w:tentative="1">
      <w:start w:val="1"/>
      <w:numFmt w:val="bullet"/>
      <w:lvlText w:val=""/>
      <w:lvlJc w:val="left"/>
      <w:pPr>
        <w:tabs>
          <w:tab w:val="num" w:pos="2880"/>
        </w:tabs>
        <w:ind w:left="2880" w:hanging="360"/>
      </w:pPr>
      <w:rPr>
        <w:rFonts w:ascii="Symbol" w:hAnsi="Symbol" w:hint="default"/>
      </w:rPr>
    </w:lvl>
    <w:lvl w:ilvl="4" w:tplc="04240003" w:tentative="1">
      <w:start w:val="1"/>
      <w:numFmt w:val="bullet"/>
      <w:lvlText w:val="o"/>
      <w:lvlJc w:val="left"/>
      <w:pPr>
        <w:tabs>
          <w:tab w:val="num" w:pos="3600"/>
        </w:tabs>
        <w:ind w:left="3600" w:hanging="360"/>
      </w:pPr>
      <w:rPr>
        <w:rFonts w:ascii="Courier New" w:hAnsi="Courier New" w:cs="Courier New" w:hint="default"/>
      </w:rPr>
    </w:lvl>
    <w:lvl w:ilvl="5" w:tplc="04240005" w:tentative="1">
      <w:start w:val="1"/>
      <w:numFmt w:val="bullet"/>
      <w:lvlText w:val=""/>
      <w:lvlJc w:val="left"/>
      <w:pPr>
        <w:tabs>
          <w:tab w:val="num" w:pos="4320"/>
        </w:tabs>
        <w:ind w:left="4320" w:hanging="360"/>
      </w:pPr>
      <w:rPr>
        <w:rFonts w:ascii="Wingdings" w:hAnsi="Wingdings" w:hint="default"/>
      </w:rPr>
    </w:lvl>
    <w:lvl w:ilvl="6" w:tplc="04240001" w:tentative="1">
      <w:start w:val="1"/>
      <w:numFmt w:val="bullet"/>
      <w:lvlText w:val=""/>
      <w:lvlJc w:val="left"/>
      <w:pPr>
        <w:tabs>
          <w:tab w:val="num" w:pos="5040"/>
        </w:tabs>
        <w:ind w:left="5040" w:hanging="360"/>
      </w:pPr>
      <w:rPr>
        <w:rFonts w:ascii="Symbol" w:hAnsi="Symbol" w:hint="default"/>
      </w:rPr>
    </w:lvl>
    <w:lvl w:ilvl="7" w:tplc="04240003" w:tentative="1">
      <w:start w:val="1"/>
      <w:numFmt w:val="bullet"/>
      <w:lvlText w:val="o"/>
      <w:lvlJc w:val="left"/>
      <w:pPr>
        <w:tabs>
          <w:tab w:val="num" w:pos="5760"/>
        </w:tabs>
        <w:ind w:left="5760" w:hanging="360"/>
      </w:pPr>
      <w:rPr>
        <w:rFonts w:ascii="Courier New" w:hAnsi="Courier New" w:cs="Courier New" w:hint="default"/>
      </w:rPr>
    </w:lvl>
    <w:lvl w:ilvl="8" w:tplc="0424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C5E2211"/>
    <w:multiLevelType w:val="hybridMultilevel"/>
    <w:tmpl w:val="4C64F932"/>
    <w:lvl w:ilvl="0" w:tplc="4422579A">
      <w:start w:val="1"/>
      <w:numFmt w:val="bullet"/>
      <w:lvlText w:val=""/>
      <w:lvlJc w:val="left"/>
      <w:pPr>
        <w:tabs>
          <w:tab w:val="num" w:pos="720"/>
        </w:tabs>
        <w:ind w:left="720" w:hanging="360"/>
      </w:pPr>
      <w:rPr>
        <w:rFonts w:ascii="Symbol" w:hAnsi="Symbol" w:hint="default"/>
      </w:rPr>
    </w:lvl>
    <w:lvl w:ilvl="1" w:tplc="04240003" w:tentative="1">
      <w:start w:val="1"/>
      <w:numFmt w:val="bullet"/>
      <w:lvlText w:val="o"/>
      <w:lvlJc w:val="left"/>
      <w:pPr>
        <w:tabs>
          <w:tab w:val="num" w:pos="1440"/>
        </w:tabs>
        <w:ind w:left="1440" w:hanging="360"/>
      </w:pPr>
      <w:rPr>
        <w:rFonts w:ascii="Courier New" w:hAnsi="Courier New" w:cs="Courier New" w:hint="default"/>
      </w:rPr>
    </w:lvl>
    <w:lvl w:ilvl="2" w:tplc="04240005" w:tentative="1">
      <w:start w:val="1"/>
      <w:numFmt w:val="bullet"/>
      <w:lvlText w:val=""/>
      <w:lvlJc w:val="left"/>
      <w:pPr>
        <w:tabs>
          <w:tab w:val="num" w:pos="2160"/>
        </w:tabs>
        <w:ind w:left="2160" w:hanging="360"/>
      </w:pPr>
      <w:rPr>
        <w:rFonts w:ascii="Wingdings" w:hAnsi="Wingdings" w:hint="default"/>
      </w:rPr>
    </w:lvl>
    <w:lvl w:ilvl="3" w:tplc="04240001" w:tentative="1">
      <w:start w:val="1"/>
      <w:numFmt w:val="bullet"/>
      <w:lvlText w:val=""/>
      <w:lvlJc w:val="left"/>
      <w:pPr>
        <w:tabs>
          <w:tab w:val="num" w:pos="2880"/>
        </w:tabs>
        <w:ind w:left="2880" w:hanging="360"/>
      </w:pPr>
      <w:rPr>
        <w:rFonts w:ascii="Symbol" w:hAnsi="Symbol" w:hint="default"/>
      </w:rPr>
    </w:lvl>
    <w:lvl w:ilvl="4" w:tplc="04240003" w:tentative="1">
      <w:start w:val="1"/>
      <w:numFmt w:val="bullet"/>
      <w:lvlText w:val="o"/>
      <w:lvlJc w:val="left"/>
      <w:pPr>
        <w:tabs>
          <w:tab w:val="num" w:pos="3600"/>
        </w:tabs>
        <w:ind w:left="3600" w:hanging="360"/>
      </w:pPr>
      <w:rPr>
        <w:rFonts w:ascii="Courier New" w:hAnsi="Courier New" w:cs="Courier New" w:hint="default"/>
      </w:rPr>
    </w:lvl>
    <w:lvl w:ilvl="5" w:tplc="04240005" w:tentative="1">
      <w:start w:val="1"/>
      <w:numFmt w:val="bullet"/>
      <w:lvlText w:val=""/>
      <w:lvlJc w:val="left"/>
      <w:pPr>
        <w:tabs>
          <w:tab w:val="num" w:pos="4320"/>
        </w:tabs>
        <w:ind w:left="4320" w:hanging="360"/>
      </w:pPr>
      <w:rPr>
        <w:rFonts w:ascii="Wingdings" w:hAnsi="Wingdings" w:hint="default"/>
      </w:rPr>
    </w:lvl>
    <w:lvl w:ilvl="6" w:tplc="04240001" w:tentative="1">
      <w:start w:val="1"/>
      <w:numFmt w:val="bullet"/>
      <w:lvlText w:val=""/>
      <w:lvlJc w:val="left"/>
      <w:pPr>
        <w:tabs>
          <w:tab w:val="num" w:pos="5040"/>
        </w:tabs>
        <w:ind w:left="5040" w:hanging="360"/>
      </w:pPr>
      <w:rPr>
        <w:rFonts w:ascii="Symbol" w:hAnsi="Symbol" w:hint="default"/>
      </w:rPr>
    </w:lvl>
    <w:lvl w:ilvl="7" w:tplc="04240003" w:tentative="1">
      <w:start w:val="1"/>
      <w:numFmt w:val="bullet"/>
      <w:lvlText w:val="o"/>
      <w:lvlJc w:val="left"/>
      <w:pPr>
        <w:tabs>
          <w:tab w:val="num" w:pos="5760"/>
        </w:tabs>
        <w:ind w:left="5760" w:hanging="360"/>
      </w:pPr>
      <w:rPr>
        <w:rFonts w:ascii="Courier New" w:hAnsi="Courier New" w:cs="Courier New" w:hint="default"/>
      </w:rPr>
    </w:lvl>
    <w:lvl w:ilvl="8" w:tplc="0424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F5B5168"/>
    <w:multiLevelType w:val="multilevel"/>
    <w:tmpl w:val="DC7C091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21741A5"/>
    <w:multiLevelType w:val="hybridMultilevel"/>
    <w:tmpl w:val="33C6863A"/>
    <w:lvl w:ilvl="0" w:tplc="CB96F69E">
      <w:start w:val="1"/>
      <w:numFmt w:val="bullet"/>
      <w:lvlText w:val=""/>
      <w:lvlJc w:val="left"/>
      <w:pPr>
        <w:tabs>
          <w:tab w:val="num" w:pos="284"/>
        </w:tabs>
        <w:ind w:left="284" w:hanging="284"/>
      </w:pPr>
      <w:rPr>
        <w:rFonts w:ascii="Symbol" w:hAnsi="Symbol" w:hint="default"/>
      </w:rPr>
    </w:lvl>
    <w:lvl w:ilvl="1" w:tplc="04240003" w:tentative="1">
      <w:start w:val="1"/>
      <w:numFmt w:val="bullet"/>
      <w:lvlText w:val="o"/>
      <w:lvlJc w:val="left"/>
      <w:pPr>
        <w:tabs>
          <w:tab w:val="num" w:pos="1440"/>
        </w:tabs>
        <w:ind w:left="1440" w:hanging="360"/>
      </w:pPr>
      <w:rPr>
        <w:rFonts w:ascii="Courier New" w:hAnsi="Courier New" w:cs="Courier New" w:hint="default"/>
      </w:rPr>
    </w:lvl>
    <w:lvl w:ilvl="2" w:tplc="04240005" w:tentative="1">
      <w:start w:val="1"/>
      <w:numFmt w:val="bullet"/>
      <w:lvlText w:val=""/>
      <w:lvlJc w:val="left"/>
      <w:pPr>
        <w:tabs>
          <w:tab w:val="num" w:pos="2160"/>
        </w:tabs>
        <w:ind w:left="2160" w:hanging="360"/>
      </w:pPr>
      <w:rPr>
        <w:rFonts w:ascii="Wingdings" w:hAnsi="Wingdings" w:hint="default"/>
      </w:rPr>
    </w:lvl>
    <w:lvl w:ilvl="3" w:tplc="04240001" w:tentative="1">
      <w:start w:val="1"/>
      <w:numFmt w:val="bullet"/>
      <w:lvlText w:val=""/>
      <w:lvlJc w:val="left"/>
      <w:pPr>
        <w:tabs>
          <w:tab w:val="num" w:pos="2880"/>
        </w:tabs>
        <w:ind w:left="2880" w:hanging="360"/>
      </w:pPr>
      <w:rPr>
        <w:rFonts w:ascii="Symbol" w:hAnsi="Symbol" w:hint="default"/>
      </w:rPr>
    </w:lvl>
    <w:lvl w:ilvl="4" w:tplc="04240003" w:tentative="1">
      <w:start w:val="1"/>
      <w:numFmt w:val="bullet"/>
      <w:lvlText w:val="o"/>
      <w:lvlJc w:val="left"/>
      <w:pPr>
        <w:tabs>
          <w:tab w:val="num" w:pos="3600"/>
        </w:tabs>
        <w:ind w:left="3600" w:hanging="360"/>
      </w:pPr>
      <w:rPr>
        <w:rFonts w:ascii="Courier New" w:hAnsi="Courier New" w:cs="Courier New" w:hint="default"/>
      </w:rPr>
    </w:lvl>
    <w:lvl w:ilvl="5" w:tplc="04240005" w:tentative="1">
      <w:start w:val="1"/>
      <w:numFmt w:val="bullet"/>
      <w:lvlText w:val=""/>
      <w:lvlJc w:val="left"/>
      <w:pPr>
        <w:tabs>
          <w:tab w:val="num" w:pos="4320"/>
        </w:tabs>
        <w:ind w:left="4320" w:hanging="360"/>
      </w:pPr>
      <w:rPr>
        <w:rFonts w:ascii="Wingdings" w:hAnsi="Wingdings" w:hint="default"/>
      </w:rPr>
    </w:lvl>
    <w:lvl w:ilvl="6" w:tplc="04240001" w:tentative="1">
      <w:start w:val="1"/>
      <w:numFmt w:val="bullet"/>
      <w:lvlText w:val=""/>
      <w:lvlJc w:val="left"/>
      <w:pPr>
        <w:tabs>
          <w:tab w:val="num" w:pos="5040"/>
        </w:tabs>
        <w:ind w:left="5040" w:hanging="360"/>
      </w:pPr>
      <w:rPr>
        <w:rFonts w:ascii="Symbol" w:hAnsi="Symbol" w:hint="default"/>
      </w:rPr>
    </w:lvl>
    <w:lvl w:ilvl="7" w:tplc="04240003" w:tentative="1">
      <w:start w:val="1"/>
      <w:numFmt w:val="bullet"/>
      <w:lvlText w:val="o"/>
      <w:lvlJc w:val="left"/>
      <w:pPr>
        <w:tabs>
          <w:tab w:val="num" w:pos="5760"/>
        </w:tabs>
        <w:ind w:left="5760" w:hanging="360"/>
      </w:pPr>
      <w:rPr>
        <w:rFonts w:ascii="Courier New" w:hAnsi="Courier New" w:cs="Courier New" w:hint="default"/>
      </w:rPr>
    </w:lvl>
    <w:lvl w:ilvl="8" w:tplc="0424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06441F6"/>
    <w:multiLevelType w:val="hybridMultilevel"/>
    <w:tmpl w:val="6ACC6CF0"/>
    <w:lvl w:ilvl="0" w:tplc="4422579A">
      <w:start w:val="1"/>
      <w:numFmt w:val="bullet"/>
      <w:lvlText w:val=""/>
      <w:lvlJc w:val="left"/>
      <w:pPr>
        <w:tabs>
          <w:tab w:val="num" w:pos="720"/>
        </w:tabs>
        <w:ind w:left="720" w:hanging="360"/>
      </w:pPr>
      <w:rPr>
        <w:rFonts w:ascii="Symbol" w:hAnsi="Symbol" w:hint="default"/>
      </w:rPr>
    </w:lvl>
    <w:lvl w:ilvl="1" w:tplc="04240003" w:tentative="1">
      <w:start w:val="1"/>
      <w:numFmt w:val="bullet"/>
      <w:lvlText w:val="o"/>
      <w:lvlJc w:val="left"/>
      <w:pPr>
        <w:tabs>
          <w:tab w:val="num" w:pos="1440"/>
        </w:tabs>
        <w:ind w:left="1440" w:hanging="360"/>
      </w:pPr>
      <w:rPr>
        <w:rFonts w:ascii="Courier New" w:hAnsi="Courier New" w:cs="Courier New" w:hint="default"/>
      </w:rPr>
    </w:lvl>
    <w:lvl w:ilvl="2" w:tplc="04240005" w:tentative="1">
      <w:start w:val="1"/>
      <w:numFmt w:val="bullet"/>
      <w:lvlText w:val=""/>
      <w:lvlJc w:val="left"/>
      <w:pPr>
        <w:tabs>
          <w:tab w:val="num" w:pos="2160"/>
        </w:tabs>
        <w:ind w:left="2160" w:hanging="360"/>
      </w:pPr>
      <w:rPr>
        <w:rFonts w:ascii="Wingdings" w:hAnsi="Wingdings" w:hint="default"/>
      </w:rPr>
    </w:lvl>
    <w:lvl w:ilvl="3" w:tplc="04240001" w:tentative="1">
      <w:start w:val="1"/>
      <w:numFmt w:val="bullet"/>
      <w:lvlText w:val=""/>
      <w:lvlJc w:val="left"/>
      <w:pPr>
        <w:tabs>
          <w:tab w:val="num" w:pos="2880"/>
        </w:tabs>
        <w:ind w:left="2880" w:hanging="360"/>
      </w:pPr>
      <w:rPr>
        <w:rFonts w:ascii="Symbol" w:hAnsi="Symbol" w:hint="default"/>
      </w:rPr>
    </w:lvl>
    <w:lvl w:ilvl="4" w:tplc="04240003" w:tentative="1">
      <w:start w:val="1"/>
      <w:numFmt w:val="bullet"/>
      <w:lvlText w:val="o"/>
      <w:lvlJc w:val="left"/>
      <w:pPr>
        <w:tabs>
          <w:tab w:val="num" w:pos="3600"/>
        </w:tabs>
        <w:ind w:left="3600" w:hanging="360"/>
      </w:pPr>
      <w:rPr>
        <w:rFonts w:ascii="Courier New" w:hAnsi="Courier New" w:cs="Courier New" w:hint="default"/>
      </w:rPr>
    </w:lvl>
    <w:lvl w:ilvl="5" w:tplc="04240005" w:tentative="1">
      <w:start w:val="1"/>
      <w:numFmt w:val="bullet"/>
      <w:lvlText w:val=""/>
      <w:lvlJc w:val="left"/>
      <w:pPr>
        <w:tabs>
          <w:tab w:val="num" w:pos="4320"/>
        </w:tabs>
        <w:ind w:left="4320" w:hanging="360"/>
      </w:pPr>
      <w:rPr>
        <w:rFonts w:ascii="Wingdings" w:hAnsi="Wingdings" w:hint="default"/>
      </w:rPr>
    </w:lvl>
    <w:lvl w:ilvl="6" w:tplc="04240001" w:tentative="1">
      <w:start w:val="1"/>
      <w:numFmt w:val="bullet"/>
      <w:lvlText w:val=""/>
      <w:lvlJc w:val="left"/>
      <w:pPr>
        <w:tabs>
          <w:tab w:val="num" w:pos="5040"/>
        </w:tabs>
        <w:ind w:left="5040" w:hanging="360"/>
      </w:pPr>
      <w:rPr>
        <w:rFonts w:ascii="Symbol" w:hAnsi="Symbol" w:hint="default"/>
      </w:rPr>
    </w:lvl>
    <w:lvl w:ilvl="7" w:tplc="04240003" w:tentative="1">
      <w:start w:val="1"/>
      <w:numFmt w:val="bullet"/>
      <w:lvlText w:val="o"/>
      <w:lvlJc w:val="left"/>
      <w:pPr>
        <w:tabs>
          <w:tab w:val="num" w:pos="5760"/>
        </w:tabs>
        <w:ind w:left="5760" w:hanging="360"/>
      </w:pPr>
      <w:rPr>
        <w:rFonts w:ascii="Courier New" w:hAnsi="Courier New" w:cs="Courier New" w:hint="default"/>
      </w:rPr>
    </w:lvl>
    <w:lvl w:ilvl="8" w:tplc="0424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2C35BB6"/>
    <w:multiLevelType w:val="multilevel"/>
    <w:tmpl w:val="9DE0089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41E4A27"/>
    <w:multiLevelType w:val="hybridMultilevel"/>
    <w:tmpl w:val="A7C6DBB8"/>
    <w:lvl w:ilvl="0" w:tplc="954E723C">
      <w:start w:val="1"/>
      <w:numFmt w:val="upperLetter"/>
      <w:lvlText w:val="%1."/>
      <w:lvlJc w:val="left"/>
      <w:pPr>
        <w:tabs>
          <w:tab w:val="num" w:pos="454"/>
        </w:tabs>
        <w:ind w:left="454" w:hanging="284"/>
      </w:pPr>
      <w:rPr>
        <w:rFonts w:hint="default"/>
      </w:rPr>
    </w:lvl>
    <w:lvl w:ilvl="1" w:tplc="04240019" w:tentative="1">
      <w:start w:val="1"/>
      <w:numFmt w:val="lowerLetter"/>
      <w:lvlText w:val="%2."/>
      <w:lvlJc w:val="left"/>
      <w:pPr>
        <w:tabs>
          <w:tab w:val="num" w:pos="1440"/>
        </w:tabs>
        <w:ind w:left="1440" w:hanging="360"/>
      </w:pPr>
    </w:lvl>
    <w:lvl w:ilvl="2" w:tplc="0424001B" w:tentative="1">
      <w:start w:val="1"/>
      <w:numFmt w:val="lowerRoman"/>
      <w:lvlText w:val="%3."/>
      <w:lvlJc w:val="right"/>
      <w:pPr>
        <w:tabs>
          <w:tab w:val="num" w:pos="2160"/>
        </w:tabs>
        <w:ind w:left="2160" w:hanging="180"/>
      </w:pPr>
    </w:lvl>
    <w:lvl w:ilvl="3" w:tplc="0424000F" w:tentative="1">
      <w:start w:val="1"/>
      <w:numFmt w:val="decimal"/>
      <w:lvlText w:val="%4."/>
      <w:lvlJc w:val="left"/>
      <w:pPr>
        <w:tabs>
          <w:tab w:val="num" w:pos="2880"/>
        </w:tabs>
        <w:ind w:left="2880" w:hanging="360"/>
      </w:pPr>
    </w:lvl>
    <w:lvl w:ilvl="4" w:tplc="04240019" w:tentative="1">
      <w:start w:val="1"/>
      <w:numFmt w:val="lowerLetter"/>
      <w:lvlText w:val="%5."/>
      <w:lvlJc w:val="left"/>
      <w:pPr>
        <w:tabs>
          <w:tab w:val="num" w:pos="3600"/>
        </w:tabs>
        <w:ind w:left="3600" w:hanging="360"/>
      </w:pPr>
    </w:lvl>
    <w:lvl w:ilvl="5" w:tplc="0424001B" w:tentative="1">
      <w:start w:val="1"/>
      <w:numFmt w:val="lowerRoman"/>
      <w:lvlText w:val="%6."/>
      <w:lvlJc w:val="right"/>
      <w:pPr>
        <w:tabs>
          <w:tab w:val="num" w:pos="4320"/>
        </w:tabs>
        <w:ind w:left="4320" w:hanging="180"/>
      </w:pPr>
    </w:lvl>
    <w:lvl w:ilvl="6" w:tplc="0424000F" w:tentative="1">
      <w:start w:val="1"/>
      <w:numFmt w:val="decimal"/>
      <w:lvlText w:val="%7."/>
      <w:lvlJc w:val="left"/>
      <w:pPr>
        <w:tabs>
          <w:tab w:val="num" w:pos="5040"/>
        </w:tabs>
        <w:ind w:left="5040" w:hanging="360"/>
      </w:pPr>
    </w:lvl>
    <w:lvl w:ilvl="7" w:tplc="04240019" w:tentative="1">
      <w:start w:val="1"/>
      <w:numFmt w:val="lowerLetter"/>
      <w:lvlText w:val="%8."/>
      <w:lvlJc w:val="left"/>
      <w:pPr>
        <w:tabs>
          <w:tab w:val="num" w:pos="5760"/>
        </w:tabs>
        <w:ind w:left="5760" w:hanging="360"/>
      </w:pPr>
    </w:lvl>
    <w:lvl w:ilvl="8" w:tplc="0424001B" w:tentative="1">
      <w:start w:val="1"/>
      <w:numFmt w:val="lowerRoman"/>
      <w:lvlText w:val="%9."/>
      <w:lvlJc w:val="right"/>
      <w:pPr>
        <w:tabs>
          <w:tab w:val="num" w:pos="6480"/>
        </w:tabs>
        <w:ind w:left="6480" w:hanging="180"/>
      </w:pPr>
    </w:lvl>
  </w:abstractNum>
  <w:abstractNum w:abstractNumId="7" w15:restartNumberingAfterBreak="0">
    <w:nsid w:val="24BF6CFB"/>
    <w:multiLevelType w:val="hybridMultilevel"/>
    <w:tmpl w:val="1B06F9CA"/>
    <w:lvl w:ilvl="0" w:tplc="04240001">
      <w:start w:val="1"/>
      <w:numFmt w:val="bullet"/>
      <w:lvlText w:val=""/>
      <w:lvlJc w:val="left"/>
      <w:pPr>
        <w:tabs>
          <w:tab w:val="num" w:pos="360"/>
        </w:tabs>
        <w:ind w:left="360" w:hanging="360"/>
      </w:pPr>
      <w:rPr>
        <w:rFonts w:ascii="Symbol" w:hAnsi="Symbol" w:hint="default"/>
      </w:rPr>
    </w:lvl>
    <w:lvl w:ilvl="1" w:tplc="04240003" w:tentative="1">
      <w:start w:val="1"/>
      <w:numFmt w:val="bullet"/>
      <w:lvlText w:val="o"/>
      <w:lvlJc w:val="left"/>
      <w:pPr>
        <w:tabs>
          <w:tab w:val="num" w:pos="1080"/>
        </w:tabs>
        <w:ind w:left="1080" w:hanging="360"/>
      </w:pPr>
      <w:rPr>
        <w:rFonts w:ascii="Courier New" w:hAnsi="Courier New" w:cs="Courier New" w:hint="default"/>
      </w:rPr>
    </w:lvl>
    <w:lvl w:ilvl="2" w:tplc="04240005" w:tentative="1">
      <w:start w:val="1"/>
      <w:numFmt w:val="bullet"/>
      <w:lvlText w:val=""/>
      <w:lvlJc w:val="left"/>
      <w:pPr>
        <w:tabs>
          <w:tab w:val="num" w:pos="1800"/>
        </w:tabs>
        <w:ind w:left="1800" w:hanging="360"/>
      </w:pPr>
      <w:rPr>
        <w:rFonts w:ascii="Wingdings" w:hAnsi="Wingdings" w:hint="default"/>
      </w:rPr>
    </w:lvl>
    <w:lvl w:ilvl="3" w:tplc="04240001" w:tentative="1">
      <w:start w:val="1"/>
      <w:numFmt w:val="bullet"/>
      <w:lvlText w:val=""/>
      <w:lvlJc w:val="left"/>
      <w:pPr>
        <w:tabs>
          <w:tab w:val="num" w:pos="2520"/>
        </w:tabs>
        <w:ind w:left="2520" w:hanging="360"/>
      </w:pPr>
      <w:rPr>
        <w:rFonts w:ascii="Symbol" w:hAnsi="Symbol" w:hint="default"/>
      </w:rPr>
    </w:lvl>
    <w:lvl w:ilvl="4" w:tplc="04240003" w:tentative="1">
      <w:start w:val="1"/>
      <w:numFmt w:val="bullet"/>
      <w:lvlText w:val="o"/>
      <w:lvlJc w:val="left"/>
      <w:pPr>
        <w:tabs>
          <w:tab w:val="num" w:pos="3240"/>
        </w:tabs>
        <w:ind w:left="3240" w:hanging="360"/>
      </w:pPr>
      <w:rPr>
        <w:rFonts w:ascii="Courier New" w:hAnsi="Courier New" w:cs="Courier New" w:hint="default"/>
      </w:rPr>
    </w:lvl>
    <w:lvl w:ilvl="5" w:tplc="04240005" w:tentative="1">
      <w:start w:val="1"/>
      <w:numFmt w:val="bullet"/>
      <w:lvlText w:val=""/>
      <w:lvlJc w:val="left"/>
      <w:pPr>
        <w:tabs>
          <w:tab w:val="num" w:pos="3960"/>
        </w:tabs>
        <w:ind w:left="3960" w:hanging="360"/>
      </w:pPr>
      <w:rPr>
        <w:rFonts w:ascii="Wingdings" w:hAnsi="Wingdings" w:hint="default"/>
      </w:rPr>
    </w:lvl>
    <w:lvl w:ilvl="6" w:tplc="04240001" w:tentative="1">
      <w:start w:val="1"/>
      <w:numFmt w:val="bullet"/>
      <w:lvlText w:val=""/>
      <w:lvlJc w:val="left"/>
      <w:pPr>
        <w:tabs>
          <w:tab w:val="num" w:pos="4680"/>
        </w:tabs>
        <w:ind w:left="4680" w:hanging="360"/>
      </w:pPr>
      <w:rPr>
        <w:rFonts w:ascii="Symbol" w:hAnsi="Symbol" w:hint="default"/>
      </w:rPr>
    </w:lvl>
    <w:lvl w:ilvl="7" w:tplc="04240003" w:tentative="1">
      <w:start w:val="1"/>
      <w:numFmt w:val="bullet"/>
      <w:lvlText w:val="o"/>
      <w:lvlJc w:val="left"/>
      <w:pPr>
        <w:tabs>
          <w:tab w:val="num" w:pos="5400"/>
        </w:tabs>
        <w:ind w:left="5400" w:hanging="360"/>
      </w:pPr>
      <w:rPr>
        <w:rFonts w:ascii="Courier New" w:hAnsi="Courier New" w:cs="Courier New" w:hint="default"/>
      </w:rPr>
    </w:lvl>
    <w:lvl w:ilvl="8" w:tplc="04240005" w:tentative="1">
      <w:start w:val="1"/>
      <w:numFmt w:val="bullet"/>
      <w:lvlText w:val=""/>
      <w:lvlJc w:val="left"/>
      <w:pPr>
        <w:tabs>
          <w:tab w:val="num" w:pos="6120"/>
        </w:tabs>
        <w:ind w:left="6120" w:hanging="360"/>
      </w:pPr>
      <w:rPr>
        <w:rFonts w:ascii="Wingdings" w:hAnsi="Wingdings" w:hint="default"/>
      </w:rPr>
    </w:lvl>
  </w:abstractNum>
  <w:abstractNum w:abstractNumId="8" w15:restartNumberingAfterBreak="0">
    <w:nsid w:val="26901890"/>
    <w:multiLevelType w:val="hybridMultilevel"/>
    <w:tmpl w:val="DC7C0914"/>
    <w:lvl w:ilvl="0" w:tplc="04240001">
      <w:start w:val="1"/>
      <w:numFmt w:val="bullet"/>
      <w:lvlText w:val=""/>
      <w:lvlJc w:val="left"/>
      <w:pPr>
        <w:tabs>
          <w:tab w:val="num" w:pos="720"/>
        </w:tabs>
        <w:ind w:left="720" w:hanging="360"/>
      </w:pPr>
      <w:rPr>
        <w:rFonts w:ascii="Symbol" w:hAnsi="Symbol" w:hint="default"/>
      </w:rPr>
    </w:lvl>
    <w:lvl w:ilvl="1" w:tplc="04240003" w:tentative="1">
      <w:start w:val="1"/>
      <w:numFmt w:val="bullet"/>
      <w:lvlText w:val="o"/>
      <w:lvlJc w:val="left"/>
      <w:pPr>
        <w:tabs>
          <w:tab w:val="num" w:pos="1440"/>
        </w:tabs>
        <w:ind w:left="1440" w:hanging="360"/>
      </w:pPr>
      <w:rPr>
        <w:rFonts w:ascii="Courier New" w:hAnsi="Courier New" w:cs="Courier New" w:hint="default"/>
      </w:rPr>
    </w:lvl>
    <w:lvl w:ilvl="2" w:tplc="04240005" w:tentative="1">
      <w:start w:val="1"/>
      <w:numFmt w:val="bullet"/>
      <w:lvlText w:val=""/>
      <w:lvlJc w:val="left"/>
      <w:pPr>
        <w:tabs>
          <w:tab w:val="num" w:pos="2160"/>
        </w:tabs>
        <w:ind w:left="2160" w:hanging="360"/>
      </w:pPr>
      <w:rPr>
        <w:rFonts w:ascii="Wingdings" w:hAnsi="Wingdings" w:hint="default"/>
      </w:rPr>
    </w:lvl>
    <w:lvl w:ilvl="3" w:tplc="04240001" w:tentative="1">
      <w:start w:val="1"/>
      <w:numFmt w:val="bullet"/>
      <w:lvlText w:val=""/>
      <w:lvlJc w:val="left"/>
      <w:pPr>
        <w:tabs>
          <w:tab w:val="num" w:pos="2880"/>
        </w:tabs>
        <w:ind w:left="2880" w:hanging="360"/>
      </w:pPr>
      <w:rPr>
        <w:rFonts w:ascii="Symbol" w:hAnsi="Symbol" w:hint="default"/>
      </w:rPr>
    </w:lvl>
    <w:lvl w:ilvl="4" w:tplc="04240003" w:tentative="1">
      <w:start w:val="1"/>
      <w:numFmt w:val="bullet"/>
      <w:lvlText w:val="o"/>
      <w:lvlJc w:val="left"/>
      <w:pPr>
        <w:tabs>
          <w:tab w:val="num" w:pos="3600"/>
        </w:tabs>
        <w:ind w:left="3600" w:hanging="360"/>
      </w:pPr>
      <w:rPr>
        <w:rFonts w:ascii="Courier New" w:hAnsi="Courier New" w:cs="Courier New" w:hint="default"/>
      </w:rPr>
    </w:lvl>
    <w:lvl w:ilvl="5" w:tplc="04240005" w:tentative="1">
      <w:start w:val="1"/>
      <w:numFmt w:val="bullet"/>
      <w:lvlText w:val=""/>
      <w:lvlJc w:val="left"/>
      <w:pPr>
        <w:tabs>
          <w:tab w:val="num" w:pos="4320"/>
        </w:tabs>
        <w:ind w:left="4320" w:hanging="360"/>
      </w:pPr>
      <w:rPr>
        <w:rFonts w:ascii="Wingdings" w:hAnsi="Wingdings" w:hint="default"/>
      </w:rPr>
    </w:lvl>
    <w:lvl w:ilvl="6" w:tplc="04240001" w:tentative="1">
      <w:start w:val="1"/>
      <w:numFmt w:val="bullet"/>
      <w:lvlText w:val=""/>
      <w:lvlJc w:val="left"/>
      <w:pPr>
        <w:tabs>
          <w:tab w:val="num" w:pos="5040"/>
        </w:tabs>
        <w:ind w:left="5040" w:hanging="360"/>
      </w:pPr>
      <w:rPr>
        <w:rFonts w:ascii="Symbol" w:hAnsi="Symbol" w:hint="default"/>
      </w:rPr>
    </w:lvl>
    <w:lvl w:ilvl="7" w:tplc="04240003" w:tentative="1">
      <w:start w:val="1"/>
      <w:numFmt w:val="bullet"/>
      <w:lvlText w:val="o"/>
      <w:lvlJc w:val="left"/>
      <w:pPr>
        <w:tabs>
          <w:tab w:val="num" w:pos="5760"/>
        </w:tabs>
        <w:ind w:left="5760" w:hanging="360"/>
      </w:pPr>
      <w:rPr>
        <w:rFonts w:ascii="Courier New" w:hAnsi="Courier New" w:cs="Courier New" w:hint="default"/>
      </w:rPr>
    </w:lvl>
    <w:lvl w:ilvl="8" w:tplc="0424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7CA20E1"/>
    <w:multiLevelType w:val="hybridMultilevel"/>
    <w:tmpl w:val="FF864910"/>
    <w:lvl w:ilvl="0" w:tplc="04240001">
      <w:start w:val="1"/>
      <w:numFmt w:val="bullet"/>
      <w:lvlText w:val=""/>
      <w:lvlJc w:val="left"/>
      <w:pPr>
        <w:tabs>
          <w:tab w:val="num" w:pos="720"/>
        </w:tabs>
        <w:ind w:left="720" w:hanging="360"/>
      </w:pPr>
      <w:rPr>
        <w:rFonts w:ascii="Symbol" w:hAnsi="Symbol" w:hint="default"/>
      </w:rPr>
    </w:lvl>
    <w:lvl w:ilvl="1" w:tplc="04240003" w:tentative="1">
      <w:start w:val="1"/>
      <w:numFmt w:val="bullet"/>
      <w:lvlText w:val="o"/>
      <w:lvlJc w:val="left"/>
      <w:pPr>
        <w:tabs>
          <w:tab w:val="num" w:pos="1440"/>
        </w:tabs>
        <w:ind w:left="1440" w:hanging="360"/>
      </w:pPr>
      <w:rPr>
        <w:rFonts w:ascii="Courier New" w:hAnsi="Courier New" w:cs="Courier New" w:hint="default"/>
      </w:rPr>
    </w:lvl>
    <w:lvl w:ilvl="2" w:tplc="04240005" w:tentative="1">
      <w:start w:val="1"/>
      <w:numFmt w:val="bullet"/>
      <w:lvlText w:val=""/>
      <w:lvlJc w:val="left"/>
      <w:pPr>
        <w:tabs>
          <w:tab w:val="num" w:pos="2160"/>
        </w:tabs>
        <w:ind w:left="2160" w:hanging="360"/>
      </w:pPr>
      <w:rPr>
        <w:rFonts w:ascii="Wingdings" w:hAnsi="Wingdings" w:hint="default"/>
      </w:rPr>
    </w:lvl>
    <w:lvl w:ilvl="3" w:tplc="04240001" w:tentative="1">
      <w:start w:val="1"/>
      <w:numFmt w:val="bullet"/>
      <w:lvlText w:val=""/>
      <w:lvlJc w:val="left"/>
      <w:pPr>
        <w:tabs>
          <w:tab w:val="num" w:pos="2880"/>
        </w:tabs>
        <w:ind w:left="2880" w:hanging="360"/>
      </w:pPr>
      <w:rPr>
        <w:rFonts w:ascii="Symbol" w:hAnsi="Symbol" w:hint="default"/>
      </w:rPr>
    </w:lvl>
    <w:lvl w:ilvl="4" w:tplc="04240003" w:tentative="1">
      <w:start w:val="1"/>
      <w:numFmt w:val="bullet"/>
      <w:lvlText w:val="o"/>
      <w:lvlJc w:val="left"/>
      <w:pPr>
        <w:tabs>
          <w:tab w:val="num" w:pos="3600"/>
        </w:tabs>
        <w:ind w:left="3600" w:hanging="360"/>
      </w:pPr>
      <w:rPr>
        <w:rFonts w:ascii="Courier New" w:hAnsi="Courier New" w:cs="Courier New" w:hint="default"/>
      </w:rPr>
    </w:lvl>
    <w:lvl w:ilvl="5" w:tplc="04240005" w:tentative="1">
      <w:start w:val="1"/>
      <w:numFmt w:val="bullet"/>
      <w:lvlText w:val=""/>
      <w:lvlJc w:val="left"/>
      <w:pPr>
        <w:tabs>
          <w:tab w:val="num" w:pos="4320"/>
        </w:tabs>
        <w:ind w:left="4320" w:hanging="360"/>
      </w:pPr>
      <w:rPr>
        <w:rFonts w:ascii="Wingdings" w:hAnsi="Wingdings" w:hint="default"/>
      </w:rPr>
    </w:lvl>
    <w:lvl w:ilvl="6" w:tplc="04240001" w:tentative="1">
      <w:start w:val="1"/>
      <w:numFmt w:val="bullet"/>
      <w:lvlText w:val=""/>
      <w:lvlJc w:val="left"/>
      <w:pPr>
        <w:tabs>
          <w:tab w:val="num" w:pos="5040"/>
        </w:tabs>
        <w:ind w:left="5040" w:hanging="360"/>
      </w:pPr>
      <w:rPr>
        <w:rFonts w:ascii="Symbol" w:hAnsi="Symbol" w:hint="default"/>
      </w:rPr>
    </w:lvl>
    <w:lvl w:ilvl="7" w:tplc="04240003" w:tentative="1">
      <w:start w:val="1"/>
      <w:numFmt w:val="bullet"/>
      <w:lvlText w:val="o"/>
      <w:lvlJc w:val="left"/>
      <w:pPr>
        <w:tabs>
          <w:tab w:val="num" w:pos="5760"/>
        </w:tabs>
        <w:ind w:left="5760" w:hanging="360"/>
      </w:pPr>
      <w:rPr>
        <w:rFonts w:ascii="Courier New" w:hAnsi="Courier New" w:cs="Courier New" w:hint="default"/>
      </w:rPr>
    </w:lvl>
    <w:lvl w:ilvl="8" w:tplc="0424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505E63DA"/>
    <w:multiLevelType w:val="hybridMultilevel"/>
    <w:tmpl w:val="72B4C3D8"/>
    <w:lvl w:ilvl="0" w:tplc="5EC88324">
      <w:numFmt w:val="bullet"/>
      <w:lvlText w:val="-"/>
      <w:lvlJc w:val="left"/>
      <w:pPr>
        <w:tabs>
          <w:tab w:val="num" w:pos="720"/>
        </w:tabs>
        <w:ind w:left="720" w:hanging="360"/>
      </w:pPr>
      <w:rPr>
        <w:rFonts w:ascii="Arial" w:eastAsia="Times New Roman" w:hAnsi="Arial" w:cs="Arial" w:hint="default"/>
      </w:rPr>
    </w:lvl>
    <w:lvl w:ilvl="1" w:tplc="04240003" w:tentative="1">
      <w:start w:val="1"/>
      <w:numFmt w:val="bullet"/>
      <w:lvlText w:val="o"/>
      <w:lvlJc w:val="left"/>
      <w:pPr>
        <w:tabs>
          <w:tab w:val="num" w:pos="1440"/>
        </w:tabs>
        <w:ind w:left="1440" w:hanging="360"/>
      </w:pPr>
      <w:rPr>
        <w:rFonts w:ascii="Courier New" w:hAnsi="Courier New" w:cs="Courier New" w:hint="default"/>
      </w:rPr>
    </w:lvl>
    <w:lvl w:ilvl="2" w:tplc="04240005" w:tentative="1">
      <w:start w:val="1"/>
      <w:numFmt w:val="bullet"/>
      <w:lvlText w:val=""/>
      <w:lvlJc w:val="left"/>
      <w:pPr>
        <w:tabs>
          <w:tab w:val="num" w:pos="2160"/>
        </w:tabs>
        <w:ind w:left="2160" w:hanging="360"/>
      </w:pPr>
      <w:rPr>
        <w:rFonts w:ascii="Wingdings" w:hAnsi="Wingdings" w:hint="default"/>
      </w:rPr>
    </w:lvl>
    <w:lvl w:ilvl="3" w:tplc="04240001" w:tentative="1">
      <w:start w:val="1"/>
      <w:numFmt w:val="bullet"/>
      <w:lvlText w:val=""/>
      <w:lvlJc w:val="left"/>
      <w:pPr>
        <w:tabs>
          <w:tab w:val="num" w:pos="2880"/>
        </w:tabs>
        <w:ind w:left="2880" w:hanging="360"/>
      </w:pPr>
      <w:rPr>
        <w:rFonts w:ascii="Symbol" w:hAnsi="Symbol" w:hint="default"/>
      </w:rPr>
    </w:lvl>
    <w:lvl w:ilvl="4" w:tplc="04240003" w:tentative="1">
      <w:start w:val="1"/>
      <w:numFmt w:val="bullet"/>
      <w:lvlText w:val="o"/>
      <w:lvlJc w:val="left"/>
      <w:pPr>
        <w:tabs>
          <w:tab w:val="num" w:pos="3600"/>
        </w:tabs>
        <w:ind w:left="3600" w:hanging="360"/>
      </w:pPr>
      <w:rPr>
        <w:rFonts w:ascii="Courier New" w:hAnsi="Courier New" w:cs="Courier New" w:hint="default"/>
      </w:rPr>
    </w:lvl>
    <w:lvl w:ilvl="5" w:tplc="04240005" w:tentative="1">
      <w:start w:val="1"/>
      <w:numFmt w:val="bullet"/>
      <w:lvlText w:val=""/>
      <w:lvlJc w:val="left"/>
      <w:pPr>
        <w:tabs>
          <w:tab w:val="num" w:pos="4320"/>
        </w:tabs>
        <w:ind w:left="4320" w:hanging="360"/>
      </w:pPr>
      <w:rPr>
        <w:rFonts w:ascii="Wingdings" w:hAnsi="Wingdings" w:hint="default"/>
      </w:rPr>
    </w:lvl>
    <w:lvl w:ilvl="6" w:tplc="04240001" w:tentative="1">
      <w:start w:val="1"/>
      <w:numFmt w:val="bullet"/>
      <w:lvlText w:val=""/>
      <w:lvlJc w:val="left"/>
      <w:pPr>
        <w:tabs>
          <w:tab w:val="num" w:pos="5040"/>
        </w:tabs>
        <w:ind w:left="5040" w:hanging="360"/>
      </w:pPr>
      <w:rPr>
        <w:rFonts w:ascii="Symbol" w:hAnsi="Symbol" w:hint="default"/>
      </w:rPr>
    </w:lvl>
    <w:lvl w:ilvl="7" w:tplc="04240003" w:tentative="1">
      <w:start w:val="1"/>
      <w:numFmt w:val="bullet"/>
      <w:lvlText w:val="o"/>
      <w:lvlJc w:val="left"/>
      <w:pPr>
        <w:tabs>
          <w:tab w:val="num" w:pos="5760"/>
        </w:tabs>
        <w:ind w:left="5760" w:hanging="360"/>
      </w:pPr>
      <w:rPr>
        <w:rFonts w:ascii="Courier New" w:hAnsi="Courier New" w:cs="Courier New" w:hint="default"/>
      </w:rPr>
    </w:lvl>
    <w:lvl w:ilvl="8" w:tplc="0424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547F5397"/>
    <w:multiLevelType w:val="multilevel"/>
    <w:tmpl w:val="6ACC6CF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55BF3F9B"/>
    <w:multiLevelType w:val="hybridMultilevel"/>
    <w:tmpl w:val="9DE00896"/>
    <w:lvl w:ilvl="0" w:tplc="483C8EAE">
      <w:start w:val="1"/>
      <w:numFmt w:val="bullet"/>
      <w:lvlText w:val=""/>
      <w:lvlJc w:val="left"/>
      <w:pPr>
        <w:tabs>
          <w:tab w:val="num" w:pos="720"/>
        </w:tabs>
        <w:ind w:left="720" w:hanging="360"/>
      </w:pPr>
      <w:rPr>
        <w:rFonts w:ascii="Symbol" w:hAnsi="Symbol" w:hint="default"/>
      </w:rPr>
    </w:lvl>
    <w:lvl w:ilvl="1" w:tplc="04240003" w:tentative="1">
      <w:start w:val="1"/>
      <w:numFmt w:val="bullet"/>
      <w:lvlText w:val="o"/>
      <w:lvlJc w:val="left"/>
      <w:pPr>
        <w:tabs>
          <w:tab w:val="num" w:pos="1440"/>
        </w:tabs>
        <w:ind w:left="1440" w:hanging="360"/>
      </w:pPr>
      <w:rPr>
        <w:rFonts w:ascii="Courier New" w:hAnsi="Courier New" w:cs="Courier New" w:hint="default"/>
      </w:rPr>
    </w:lvl>
    <w:lvl w:ilvl="2" w:tplc="04240005" w:tentative="1">
      <w:start w:val="1"/>
      <w:numFmt w:val="bullet"/>
      <w:lvlText w:val=""/>
      <w:lvlJc w:val="left"/>
      <w:pPr>
        <w:tabs>
          <w:tab w:val="num" w:pos="2160"/>
        </w:tabs>
        <w:ind w:left="2160" w:hanging="360"/>
      </w:pPr>
      <w:rPr>
        <w:rFonts w:ascii="Wingdings" w:hAnsi="Wingdings" w:hint="default"/>
      </w:rPr>
    </w:lvl>
    <w:lvl w:ilvl="3" w:tplc="04240001" w:tentative="1">
      <w:start w:val="1"/>
      <w:numFmt w:val="bullet"/>
      <w:lvlText w:val=""/>
      <w:lvlJc w:val="left"/>
      <w:pPr>
        <w:tabs>
          <w:tab w:val="num" w:pos="2880"/>
        </w:tabs>
        <w:ind w:left="2880" w:hanging="360"/>
      </w:pPr>
      <w:rPr>
        <w:rFonts w:ascii="Symbol" w:hAnsi="Symbol" w:hint="default"/>
      </w:rPr>
    </w:lvl>
    <w:lvl w:ilvl="4" w:tplc="04240003" w:tentative="1">
      <w:start w:val="1"/>
      <w:numFmt w:val="bullet"/>
      <w:lvlText w:val="o"/>
      <w:lvlJc w:val="left"/>
      <w:pPr>
        <w:tabs>
          <w:tab w:val="num" w:pos="3600"/>
        </w:tabs>
        <w:ind w:left="3600" w:hanging="360"/>
      </w:pPr>
      <w:rPr>
        <w:rFonts w:ascii="Courier New" w:hAnsi="Courier New" w:cs="Courier New" w:hint="default"/>
      </w:rPr>
    </w:lvl>
    <w:lvl w:ilvl="5" w:tplc="04240005" w:tentative="1">
      <w:start w:val="1"/>
      <w:numFmt w:val="bullet"/>
      <w:lvlText w:val=""/>
      <w:lvlJc w:val="left"/>
      <w:pPr>
        <w:tabs>
          <w:tab w:val="num" w:pos="4320"/>
        </w:tabs>
        <w:ind w:left="4320" w:hanging="360"/>
      </w:pPr>
      <w:rPr>
        <w:rFonts w:ascii="Wingdings" w:hAnsi="Wingdings" w:hint="default"/>
      </w:rPr>
    </w:lvl>
    <w:lvl w:ilvl="6" w:tplc="04240001" w:tentative="1">
      <w:start w:val="1"/>
      <w:numFmt w:val="bullet"/>
      <w:lvlText w:val=""/>
      <w:lvlJc w:val="left"/>
      <w:pPr>
        <w:tabs>
          <w:tab w:val="num" w:pos="5040"/>
        </w:tabs>
        <w:ind w:left="5040" w:hanging="360"/>
      </w:pPr>
      <w:rPr>
        <w:rFonts w:ascii="Symbol" w:hAnsi="Symbol" w:hint="default"/>
      </w:rPr>
    </w:lvl>
    <w:lvl w:ilvl="7" w:tplc="04240003" w:tentative="1">
      <w:start w:val="1"/>
      <w:numFmt w:val="bullet"/>
      <w:lvlText w:val="o"/>
      <w:lvlJc w:val="left"/>
      <w:pPr>
        <w:tabs>
          <w:tab w:val="num" w:pos="5760"/>
        </w:tabs>
        <w:ind w:left="5760" w:hanging="360"/>
      </w:pPr>
      <w:rPr>
        <w:rFonts w:ascii="Courier New" w:hAnsi="Courier New" w:cs="Courier New" w:hint="default"/>
      </w:rPr>
    </w:lvl>
    <w:lvl w:ilvl="8" w:tplc="0424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5ADE3745"/>
    <w:multiLevelType w:val="hybridMultilevel"/>
    <w:tmpl w:val="3C32CFC0"/>
    <w:lvl w:ilvl="0" w:tplc="4422579A">
      <w:start w:val="1"/>
      <w:numFmt w:val="bullet"/>
      <w:lvlText w:val=""/>
      <w:lvlJc w:val="left"/>
      <w:pPr>
        <w:tabs>
          <w:tab w:val="num" w:pos="1080"/>
        </w:tabs>
        <w:ind w:left="1080" w:hanging="360"/>
      </w:pPr>
      <w:rPr>
        <w:rFonts w:ascii="Symbol" w:hAnsi="Symbol" w:hint="default"/>
      </w:rPr>
    </w:lvl>
    <w:lvl w:ilvl="1" w:tplc="04240003" w:tentative="1">
      <w:start w:val="1"/>
      <w:numFmt w:val="bullet"/>
      <w:lvlText w:val="o"/>
      <w:lvlJc w:val="left"/>
      <w:pPr>
        <w:tabs>
          <w:tab w:val="num" w:pos="1800"/>
        </w:tabs>
        <w:ind w:left="1800" w:hanging="360"/>
      </w:pPr>
      <w:rPr>
        <w:rFonts w:ascii="Courier New" w:hAnsi="Courier New" w:cs="Courier New" w:hint="default"/>
      </w:rPr>
    </w:lvl>
    <w:lvl w:ilvl="2" w:tplc="04240005" w:tentative="1">
      <w:start w:val="1"/>
      <w:numFmt w:val="bullet"/>
      <w:lvlText w:val=""/>
      <w:lvlJc w:val="left"/>
      <w:pPr>
        <w:tabs>
          <w:tab w:val="num" w:pos="2520"/>
        </w:tabs>
        <w:ind w:left="2520" w:hanging="360"/>
      </w:pPr>
      <w:rPr>
        <w:rFonts w:ascii="Wingdings" w:hAnsi="Wingdings" w:hint="default"/>
      </w:rPr>
    </w:lvl>
    <w:lvl w:ilvl="3" w:tplc="04240001" w:tentative="1">
      <w:start w:val="1"/>
      <w:numFmt w:val="bullet"/>
      <w:lvlText w:val=""/>
      <w:lvlJc w:val="left"/>
      <w:pPr>
        <w:tabs>
          <w:tab w:val="num" w:pos="3240"/>
        </w:tabs>
        <w:ind w:left="3240" w:hanging="360"/>
      </w:pPr>
      <w:rPr>
        <w:rFonts w:ascii="Symbol" w:hAnsi="Symbol" w:hint="default"/>
      </w:rPr>
    </w:lvl>
    <w:lvl w:ilvl="4" w:tplc="04240003" w:tentative="1">
      <w:start w:val="1"/>
      <w:numFmt w:val="bullet"/>
      <w:lvlText w:val="o"/>
      <w:lvlJc w:val="left"/>
      <w:pPr>
        <w:tabs>
          <w:tab w:val="num" w:pos="3960"/>
        </w:tabs>
        <w:ind w:left="3960" w:hanging="360"/>
      </w:pPr>
      <w:rPr>
        <w:rFonts w:ascii="Courier New" w:hAnsi="Courier New" w:cs="Courier New" w:hint="default"/>
      </w:rPr>
    </w:lvl>
    <w:lvl w:ilvl="5" w:tplc="04240005" w:tentative="1">
      <w:start w:val="1"/>
      <w:numFmt w:val="bullet"/>
      <w:lvlText w:val=""/>
      <w:lvlJc w:val="left"/>
      <w:pPr>
        <w:tabs>
          <w:tab w:val="num" w:pos="4680"/>
        </w:tabs>
        <w:ind w:left="4680" w:hanging="360"/>
      </w:pPr>
      <w:rPr>
        <w:rFonts w:ascii="Wingdings" w:hAnsi="Wingdings" w:hint="default"/>
      </w:rPr>
    </w:lvl>
    <w:lvl w:ilvl="6" w:tplc="04240001" w:tentative="1">
      <w:start w:val="1"/>
      <w:numFmt w:val="bullet"/>
      <w:lvlText w:val=""/>
      <w:lvlJc w:val="left"/>
      <w:pPr>
        <w:tabs>
          <w:tab w:val="num" w:pos="5400"/>
        </w:tabs>
        <w:ind w:left="5400" w:hanging="360"/>
      </w:pPr>
      <w:rPr>
        <w:rFonts w:ascii="Symbol" w:hAnsi="Symbol" w:hint="default"/>
      </w:rPr>
    </w:lvl>
    <w:lvl w:ilvl="7" w:tplc="04240003" w:tentative="1">
      <w:start w:val="1"/>
      <w:numFmt w:val="bullet"/>
      <w:lvlText w:val="o"/>
      <w:lvlJc w:val="left"/>
      <w:pPr>
        <w:tabs>
          <w:tab w:val="num" w:pos="6120"/>
        </w:tabs>
        <w:ind w:left="6120" w:hanging="360"/>
      </w:pPr>
      <w:rPr>
        <w:rFonts w:ascii="Courier New" w:hAnsi="Courier New" w:cs="Courier New" w:hint="default"/>
      </w:rPr>
    </w:lvl>
    <w:lvl w:ilvl="8" w:tplc="04240005" w:tentative="1">
      <w:start w:val="1"/>
      <w:numFmt w:val="bullet"/>
      <w:lvlText w:val=""/>
      <w:lvlJc w:val="left"/>
      <w:pPr>
        <w:tabs>
          <w:tab w:val="num" w:pos="6840"/>
        </w:tabs>
        <w:ind w:left="6840" w:hanging="360"/>
      </w:pPr>
      <w:rPr>
        <w:rFonts w:ascii="Wingdings" w:hAnsi="Wingdings" w:hint="default"/>
      </w:rPr>
    </w:lvl>
  </w:abstractNum>
  <w:abstractNum w:abstractNumId="14" w15:restartNumberingAfterBreak="0">
    <w:nsid w:val="5D5A02CF"/>
    <w:multiLevelType w:val="hybridMultilevel"/>
    <w:tmpl w:val="BA026620"/>
    <w:lvl w:ilvl="0" w:tplc="04240001">
      <w:start w:val="1"/>
      <w:numFmt w:val="bullet"/>
      <w:lvlText w:val=""/>
      <w:lvlJc w:val="left"/>
      <w:pPr>
        <w:tabs>
          <w:tab w:val="num" w:pos="720"/>
        </w:tabs>
        <w:ind w:left="720" w:hanging="360"/>
      </w:pPr>
      <w:rPr>
        <w:rFonts w:ascii="Symbol" w:hAnsi="Symbol" w:hint="default"/>
      </w:rPr>
    </w:lvl>
    <w:lvl w:ilvl="1" w:tplc="04240003" w:tentative="1">
      <w:start w:val="1"/>
      <w:numFmt w:val="bullet"/>
      <w:lvlText w:val="o"/>
      <w:lvlJc w:val="left"/>
      <w:pPr>
        <w:tabs>
          <w:tab w:val="num" w:pos="1440"/>
        </w:tabs>
        <w:ind w:left="1440" w:hanging="360"/>
      </w:pPr>
      <w:rPr>
        <w:rFonts w:ascii="Courier New" w:hAnsi="Courier New" w:cs="Courier New" w:hint="default"/>
      </w:rPr>
    </w:lvl>
    <w:lvl w:ilvl="2" w:tplc="04240005" w:tentative="1">
      <w:start w:val="1"/>
      <w:numFmt w:val="bullet"/>
      <w:lvlText w:val=""/>
      <w:lvlJc w:val="left"/>
      <w:pPr>
        <w:tabs>
          <w:tab w:val="num" w:pos="2160"/>
        </w:tabs>
        <w:ind w:left="2160" w:hanging="360"/>
      </w:pPr>
      <w:rPr>
        <w:rFonts w:ascii="Wingdings" w:hAnsi="Wingdings" w:hint="default"/>
      </w:rPr>
    </w:lvl>
    <w:lvl w:ilvl="3" w:tplc="04240001" w:tentative="1">
      <w:start w:val="1"/>
      <w:numFmt w:val="bullet"/>
      <w:lvlText w:val=""/>
      <w:lvlJc w:val="left"/>
      <w:pPr>
        <w:tabs>
          <w:tab w:val="num" w:pos="2880"/>
        </w:tabs>
        <w:ind w:left="2880" w:hanging="360"/>
      </w:pPr>
      <w:rPr>
        <w:rFonts w:ascii="Symbol" w:hAnsi="Symbol" w:hint="default"/>
      </w:rPr>
    </w:lvl>
    <w:lvl w:ilvl="4" w:tplc="04240003" w:tentative="1">
      <w:start w:val="1"/>
      <w:numFmt w:val="bullet"/>
      <w:lvlText w:val="o"/>
      <w:lvlJc w:val="left"/>
      <w:pPr>
        <w:tabs>
          <w:tab w:val="num" w:pos="3600"/>
        </w:tabs>
        <w:ind w:left="3600" w:hanging="360"/>
      </w:pPr>
      <w:rPr>
        <w:rFonts w:ascii="Courier New" w:hAnsi="Courier New" w:cs="Courier New" w:hint="default"/>
      </w:rPr>
    </w:lvl>
    <w:lvl w:ilvl="5" w:tplc="04240005" w:tentative="1">
      <w:start w:val="1"/>
      <w:numFmt w:val="bullet"/>
      <w:lvlText w:val=""/>
      <w:lvlJc w:val="left"/>
      <w:pPr>
        <w:tabs>
          <w:tab w:val="num" w:pos="4320"/>
        </w:tabs>
        <w:ind w:left="4320" w:hanging="360"/>
      </w:pPr>
      <w:rPr>
        <w:rFonts w:ascii="Wingdings" w:hAnsi="Wingdings" w:hint="default"/>
      </w:rPr>
    </w:lvl>
    <w:lvl w:ilvl="6" w:tplc="04240001" w:tentative="1">
      <w:start w:val="1"/>
      <w:numFmt w:val="bullet"/>
      <w:lvlText w:val=""/>
      <w:lvlJc w:val="left"/>
      <w:pPr>
        <w:tabs>
          <w:tab w:val="num" w:pos="5040"/>
        </w:tabs>
        <w:ind w:left="5040" w:hanging="360"/>
      </w:pPr>
      <w:rPr>
        <w:rFonts w:ascii="Symbol" w:hAnsi="Symbol" w:hint="default"/>
      </w:rPr>
    </w:lvl>
    <w:lvl w:ilvl="7" w:tplc="04240003" w:tentative="1">
      <w:start w:val="1"/>
      <w:numFmt w:val="bullet"/>
      <w:lvlText w:val="o"/>
      <w:lvlJc w:val="left"/>
      <w:pPr>
        <w:tabs>
          <w:tab w:val="num" w:pos="5760"/>
        </w:tabs>
        <w:ind w:left="5760" w:hanging="360"/>
      </w:pPr>
      <w:rPr>
        <w:rFonts w:ascii="Courier New" w:hAnsi="Courier New" w:cs="Courier New" w:hint="default"/>
      </w:rPr>
    </w:lvl>
    <w:lvl w:ilvl="8" w:tplc="0424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63F61D51"/>
    <w:multiLevelType w:val="hybridMultilevel"/>
    <w:tmpl w:val="F560EA4A"/>
    <w:lvl w:ilvl="0" w:tplc="0424000F">
      <w:start w:val="1"/>
      <w:numFmt w:val="decimal"/>
      <w:lvlText w:val="%1."/>
      <w:lvlJc w:val="left"/>
      <w:pPr>
        <w:ind w:left="720" w:hanging="360"/>
      </w:pPr>
      <w:rPr>
        <w:rFonts w:hint="default"/>
      </w:rPr>
    </w:lvl>
    <w:lvl w:ilvl="1" w:tplc="04240019">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16" w15:restartNumberingAfterBreak="0">
    <w:nsid w:val="67004AB5"/>
    <w:multiLevelType w:val="hybridMultilevel"/>
    <w:tmpl w:val="73D63214"/>
    <w:lvl w:ilvl="0" w:tplc="CB96F69E">
      <w:start w:val="1"/>
      <w:numFmt w:val="bullet"/>
      <w:lvlText w:val=""/>
      <w:lvlJc w:val="left"/>
      <w:pPr>
        <w:tabs>
          <w:tab w:val="num" w:pos="284"/>
        </w:tabs>
        <w:ind w:left="284" w:hanging="284"/>
      </w:pPr>
      <w:rPr>
        <w:rFonts w:ascii="Symbol" w:hAnsi="Symbol" w:hint="default"/>
      </w:rPr>
    </w:lvl>
    <w:lvl w:ilvl="1" w:tplc="04240003" w:tentative="1">
      <w:start w:val="1"/>
      <w:numFmt w:val="bullet"/>
      <w:lvlText w:val="o"/>
      <w:lvlJc w:val="left"/>
      <w:pPr>
        <w:tabs>
          <w:tab w:val="num" w:pos="1440"/>
        </w:tabs>
        <w:ind w:left="1440" w:hanging="360"/>
      </w:pPr>
      <w:rPr>
        <w:rFonts w:ascii="Courier New" w:hAnsi="Courier New" w:cs="Courier New" w:hint="default"/>
      </w:rPr>
    </w:lvl>
    <w:lvl w:ilvl="2" w:tplc="04240005" w:tentative="1">
      <w:start w:val="1"/>
      <w:numFmt w:val="bullet"/>
      <w:lvlText w:val=""/>
      <w:lvlJc w:val="left"/>
      <w:pPr>
        <w:tabs>
          <w:tab w:val="num" w:pos="2160"/>
        </w:tabs>
        <w:ind w:left="2160" w:hanging="360"/>
      </w:pPr>
      <w:rPr>
        <w:rFonts w:ascii="Wingdings" w:hAnsi="Wingdings" w:hint="default"/>
      </w:rPr>
    </w:lvl>
    <w:lvl w:ilvl="3" w:tplc="04240001" w:tentative="1">
      <w:start w:val="1"/>
      <w:numFmt w:val="bullet"/>
      <w:lvlText w:val=""/>
      <w:lvlJc w:val="left"/>
      <w:pPr>
        <w:tabs>
          <w:tab w:val="num" w:pos="2880"/>
        </w:tabs>
        <w:ind w:left="2880" w:hanging="360"/>
      </w:pPr>
      <w:rPr>
        <w:rFonts w:ascii="Symbol" w:hAnsi="Symbol" w:hint="default"/>
      </w:rPr>
    </w:lvl>
    <w:lvl w:ilvl="4" w:tplc="04240003" w:tentative="1">
      <w:start w:val="1"/>
      <w:numFmt w:val="bullet"/>
      <w:lvlText w:val="o"/>
      <w:lvlJc w:val="left"/>
      <w:pPr>
        <w:tabs>
          <w:tab w:val="num" w:pos="3600"/>
        </w:tabs>
        <w:ind w:left="3600" w:hanging="360"/>
      </w:pPr>
      <w:rPr>
        <w:rFonts w:ascii="Courier New" w:hAnsi="Courier New" w:cs="Courier New" w:hint="default"/>
      </w:rPr>
    </w:lvl>
    <w:lvl w:ilvl="5" w:tplc="04240005" w:tentative="1">
      <w:start w:val="1"/>
      <w:numFmt w:val="bullet"/>
      <w:lvlText w:val=""/>
      <w:lvlJc w:val="left"/>
      <w:pPr>
        <w:tabs>
          <w:tab w:val="num" w:pos="4320"/>
        </w:tabs>
        <w:ind w:left="4320" w:hanging="360"/>
      </w:pPr>
      <w:rPr>
        <w:rFonts w:ascii="Wingdings" w:hAnsi="Wingdings" w:hint="default"/>
      </w:rPr>
    </w:lvl>
    <w:lvl w:ilvl="6" w:tplc="04240001" w:tentative="1">
      <w:start w:val="1"/>
      <w:numFmt w:val="bullet"/>
      <w:lvlText w:val=""/>
      <w:lvlJc w:val="left"/>
      <w:pPr>
        <w:tabs>
          <w:tab w:val="num" w:pos="5040"/>
        </w:tabs>
        <w:ind w:left="5040" w:hanging="360"/>
      </w:pPr>
      <w:rPr>
        <w:rFonts w:ascii="Symbol" w:hAnsi="Symbol" w:hint="default"/>
      </w:rPr>
    </w:lvl>
    <w:lvl w:ilvl="7" w:tplc="04240003" w:tentative="1">
      <w:start w:val="1"/>
      <w:numFmt w:val="bullet"/>
      <w:lvlText w:val="o"/>
      <w:lvlJc w:val="left"/>
      <w:pPr>
        <w:tabs>
          <w:tab w:val="num" w:pos="5760"/>
        </w:tabs>
        <w:ind w:left="5760" w:hanging="360"/>
      </w:pPr>
      <w:rPr>
        <w:rFonts w:ascii="Courier New" w:hAnsi="Courier New" w:cs="Courier New" w:hint="default"/>
      </w:rPr>
    </w:lvl>
    <w:lvl w:ilvl="8" w:tplc="0424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6B0F72BC"/>
    <w:multiLevelType w:val="multilevel"/>
    <w:tmpl w:val="2216147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14"/>
  </w:num>
  <w:num w:numId="2">
    <w:abstractNumId w:val="9"/>
  </w:num>
  <w:num w:numId="3">
    <w:abstractNumId w:val="7"/>
  </w:num>
  <w:num w:numId="4">
    <w:abstractNumId w:val="0"/>
  </w:num>
  <w:num w:numId="5">
    <w:abstractNumId w:val="8"/>
  </w:num>
  <w:num w:numId="6">
    <w:abstractNumId w:val="2"/>
  </w:num>
  <w:num w:numId="7">
    <w:abstractNumId w:val="12"/>
  </w:num>
  <w:num w:numId="8">
    <w:abstractNumId w:val="5"/>
  </w:num>
  <w:num w:numId="9">
    <w:abstractNumId w:val="1"/>
  </w:num>
  <w:num w:numId="10">
    <w:abstractNumId w:val="13"/>
  </w:num>
  <w:num w:numId="11">
    <w:abstractNumId w:val="4"/>
  </w:num>
  <w:num w:numId="12">
    <w:abstractNumId w:val="11"/>
  </w:num>
  <w:num w:numId="13">
    <w:abstractNumId w:val="3"/>
  </w:num>
  <w:num w:numId="14">
    <w:abstractNumId w:val="16"/>
  </w:num>
  <w:num w:numId="15">
    <w:abstractNumId w:val="10"/>
  </w:num>
  <w:num w:numId="16">
    <w:abstractNumId w:val="6"/>
  </w:num>
  <w:num w:numId="17">
    <w:abstractNumId w:val="17"/>
  </w:num>
  <w:num w:numId="1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intFractionalCharacterWidth/>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oNotHyphenateCaps/>
  <w:drawingGridHorizontalSpacing w:val="78"/>
  <w:drawingGridVerticalSpacing w:val="106"/>
  <w:displayHorizontalDrawingGridEvery w:val="2"/>
  <w:displayVerticalDrawingGridEvery w:val="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MzEyNrY0Nrc0NjM1NTdR0lEKTi0uzszPAykwrAUA3iyixywAAAA="/>
  </w:docVars>
  <w:rsids>
    <w:rsidRoot w:val="0067433E"/>
    <w:rsid w:val="00004A56"/>
    <w:rsid w:val="00017754"/>
    <w:rsid w:val="00032ADC"/>
    <w:rsid w:val="000347E2"/>
    <w:rsid w:val="00060CF0"/>
    <w:rsid w:val="0006744F"/>
    <w:rsid w:val="000732C5"/>
    <w:rsid w:val="0008314B"/>
    <w:rsid w:val="000903FC"/>
    <w:rsid w:val="00091887"/>
    <w:rsid w:val="000B3306"/>
    <w:rsid w:val="00100AFA"/>
    <w:rsid w:val="001027BE"/>
    <w:rsid w:val="001070A0"/>
    <w:rsid w:val="001130B4"/>
    <w:rsid w:val="001244F9"/>
    <w:rsid w:val="001432FA"/>
    <w:rsid w:val="00146687"/>
    <w:rsid w:val="0015146A"/>
    <w:rsid w:val="00154D56"/>
    <w:rsid w:val="001629E7"/>
    <w:rsid w:val="00163B52"/>
    <w:rsid w:val="00181F78"/>
    <w:rsid w:val="00182ED9"/>
    <w:rsid w:val="001C5DE9"/>
    <w:rsid w:val="001D0785"/>
    <w:rsid w:val="001D44A8"/>
    <w:rsid w:val="001E6CAE"/>
    <w:rsid w:val="001F5DC5"/>
    <w:rsid w:val="002147D8"/>
    <w:rsid w:val="002169F3"/>
    <w:rsid w:val="00237852"/>
    <w:rsid w:val="002430F0"/>
    <w:rsid w:val="00247E1B"/>
    <w:rsid w:val="0025320F"/>
    <w:rsid w:val="00270E1B"/>
    <w:rsid w:val="0028098C"/>
    <w:rsid w:val="002B5804"/>
    <w:rsid w:val="002B5A13"/>
    <w:rsid w:val="002D1176"/>
    <w:rsid w:val="002D247A"/>
    <w:rsid w:val="002F6242"/>
    <w:rsid w:val="002F6AC7"/>
    <w:rsid w:val="00316315"/>
    <w:rsid w:val="00360786"/>
    <w:rsid w:val="00384126"/>
    <w:rsid w:val="003E0EC1"/>
    <w:rsid w:val="003E22DB"/>
    <w:rsid w:val="003E4DB6"/>
    <w:rsid w:val="003F52D8"/>
    <w:rsid w:val="00405B13"/>
    <w:rsid w:val="00431F06"/>
    <w:rsid w:val="00432EFD"/>
    <w:rsid w:val="0043351B"/>
    <w:rsid w:val="00445FB7"/>
    <w:rsid w:val="00464F95"/>
    <w:rsid w:val="00471423"/>
    <w:rsid w:val="00491535"/>
    <w:rsid w:val="00496B2B"/>
    <w:rsid w:val="004A7F70"/>
    <w:rsid w:val="004B0844"/>
    <w:rsid w:val="004B1EFC"/>
    <w:rsid w:val="004C00B0"/>
    <w:rsid w:val="004D3D92"/>
    <w:rsid w:val="004E1F3A"/>
    <w:rsid w:val="005062F0"/>
    <w:rsid w:val="005205A2"/>
    <w:rsid w:val="005267C8"/>
    <w:rsid w:val="00532079"/>
    <w:rsid w:val="00551511"/>
    <w:rsid w:val="00564136"/>
    <w:rsid w:val="00592B42"/>
    <w:rsid w:val="00596A45"/>
    <w:rsid w:val="005A1120"/>
    <w:rsid w:val="005A7E66"/>
    <w:rsid w:val="005B7BCD"/>
    <w:rsid w:val="005C0560"/>
    <w:rsid w:val="005D28D6"/>
    <w:rsid w:val="00600D25"/>
    <w:rsid w:val="0060790E"/>
    <w:rsid w:val="006206D2"/>
    <w:rsid w:val="00653784"/>
    <w:rsid w:val="00672B7E"/>
    <w:rsid w:val="0067433E"/>
    <w:rsid w:val="00676651"/>
    <w:rsid w:val="006C457F"/>
    <w:rsid w:val="006E2C49"/>
    <w:rsid w:val="006E67A7"/>
    <w:rsid w:val="006F73E8"/>
    <w:rsid w:val="00767F9A"/>
    <w:rsid w:val="0077486E"/>
    <w:rsid w:val="00791F58"/>
    <w:rsid w:val="007A6371"/>
    <w:rsid w:val="007A6511"/>
    <w:rsid w:val="007C326C"/>
    <w:rsid w:val="007F158C"/>
    <w:rsid w:val="008002E7"/>
    <w:rsid w:val="0082283F"/>
    <w:rsid w:val="00841E1F"/>
    <w:rsid w:val="008652A9"/>
    <w:rsid w:val="008659C5"/>
    <w:rsid w:val="00890BA9"/>
    <w:rsid w:val="008A2601"/>
    <w:rsid w:val="008B34DF"/>
    <w:rsid w:val="008D533D"/>
    <w:rsid w:val="008F223E"/>
    <w:rsid w:val="00901CD5"/>
    <w:rsid w:val="00902EF7"/>
    <w:rsid w:val="00911298"/>
    <w:rsid w:val="009242DC"/>
    <w:rsid w:val="00924E11"/>
    <w:rsid w:val="00933BC2"/>
    <w:rsid w:val="00941C9E"/>
    <w:rsid w:val="0094241D"/>
    <w:rsid w:val="00954819"/>
    <w:rsid w:val="00962874"/>
    <w:rsid w:val="00970BEA"/>
    <w:rsid w:val="00974A64"/>
    <w:rsid w:val="0097676A"/>
    <w:rsid w:val="00980DDE"/>
    <w:rsid w:val="0099527F"/>
    <w:rsid w:val="009C11AB"/>
    <w:rsid w:val="009D5072"/>
    <w:rsid w:val="009E3B22"/>
    <w:rsid w:val="00A277FE"/>
    <w:rsid w:val="00A36F3B"/>
    <w:rsid w:val="00A416FF"/>
    <w:rsid w:val="00A840ED"/>
    <w:rsid w:val="00AC2F5A"/>
    <w:rsid w:val="00AD126E"/>
    <w:rsid w:val="00AE644A"/>
    <w:rsid w:val="00AE7B1E"/>
    <w:rsid w:val="00AF2648"/>
    <w:rsid w:val="00AF5016"/>
    <w:rsid w:val="00AF7A2A"/>
    <w:rsid w:val="00B07C53"/>
    <w:rsid w:val="00B127B4"/>
    <w:rsid w:val="00B14990"/>
    <w:rsid w:val="00B329F2"/>
    <w:rsid w:val="00B56CE2"/>
    <w:rsid w:val="00B63918"/>
    <w:rsid w:val="00B766F2"/>
    <w:rsid w:val="00B82C05"/>
    <w:rsid w:val="00B82F23"/>
    <w:rsid w:val="00B944E1"/>
    <w:rsid w:val="00BA255F"/>
    <w:rsid w:val="00BB0001"/>
    <w:rsid w:val="00BB1735"/>
    <w:rsid w:val="00BE1643"/>
    <w:rsid w:val="00BE2E14"/>
    <w:rsid w:val="00BE47B1"/>
    <w:rsid w:val="00BF4A62"/>
    <w:rsid w:val="00C063AB"/>
    <w:rsid w:val="00C123ED"/>
    <w:rsid w:val="00C15335"/>
    <w:rsid w:val="00C2088C"/>
    <w:rsid w:val="00C22F31"/>
    <w:rsid w:val="00C442A8"/>
    <w:rsid w:val="00C45147"/>
    <w:rsid w:val="00C455E9"/>
    <w:rsid w:val="00CA041D"/>
    <w:rsid w:val="00CA72DD"/>
    <w:rsid w:val="00CB1994"/>
    <w:rsid w:val="00CC6607"/>
    <w:rsid w:val="00D128FB"/>
    <w:rsid w:val="00D57CCA"/>
    <w:rsid w:val="00D62C6F"/>
    <w:rsid w:val="00D73B89"/>
    <w:rsid w:val="00D804DE"/>
    <w:rsid w:val="00DA1F96"/>
    <w:rsid w:val="00DA21C6"/>
    <w:rsid w:val="00DA3F7F"/>
    <w:rsid w:val="00DB3A4D"/>
    <w:rsid w:val="00DB680D"/>
    <w:rsid w:val="00DC06E3"/>
    <w:rsid w:val="00DE0ABF"/>
    <w:rsid w:val="00DE5BB3"/>
    <w:rsid w:val="00E020A8"/>
    <w:rsid w:val="00E06D42"/>
    <w:rsid w:val="00E172EE"/>
    <w:rsid w:val="00E615EF"/>
    <w:rsid w:val="00E76647"/>
    <w:rsid w:val="00E77CC5"/>
    <w:rsid w:val="00E93CC0"/>
    <w:rsid w:val="00EB17FD"/>
    <w:rsid w:val="00EC0185"/>
    <w:rsid w:val="00EC2315"/>
    <w:rsid w:val="00EC2707"/>
    <w:rsid w:val="00EC7B9A"/>
    <w:rsid w:val="00ED29B6"/>
    <w:rsid w:val="00ED4253"/>
    <w:rsid w:val="00EE193D"/>
    <w:rsid w:val="00EF3495"/>
    <w:rsid w:val="00F6454D"/>
    <w:rsid w:val="00F646C8"/>
    <w:rsid w:val="00F72813"/>
    <w:rsid w:val="00F7494E"/>
    <w:rsid w:val="00F75511"/>
    <w:rsid w:val="00F82E29"/>
    <w:rsid w:val="00FA6530"/>
    <w:rsid w:val="00FA7A06"/>
    <w:rsid w:val="00FB4BE0"/>
  </w:rsids>
  <m:mathPr>
    <m:mathFont m:val="Cambria Math"/>
    <m:brkBin m:val="before"/>
    <m:brkBinSub m:val="--"/>
    <m:smallFrac m:val="0"/>
    <m:dispDef/>
    <m:lMargin m:val="0"/>
    <m:rMargin m:val="0"/>
    <m:defJc m:val="centerGroup"/>
    <m:wrapIndent m:val="1440"/>
    <m:intLim m:val="subSup"/>
    <m:naryLim m:val="undOvr"/>
  </m:mathPr>
  <w:themeFontLang w:val="sl-SI"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B5B7E0C"/>
  <w15:docId w15:val="{4C9E73C6-0ED1-4437-9C06-47BBD603AB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sl-SI" w:eastAsia="sl-SI"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32079"/>
    <w:rPr>
      <w:rFonts w:ascii="SL Cour" w:hAnsi="SL Cour"/>
      <w:lang w:val="it-I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532079"/>
    <w:pPr>
      <w:jc w:val="center"/>
    </w:pPr>
    <w:rPr>
      <w:rFonts w:ascii="Arial" w:hAnsi="Arial" w:cs="Arial"/>
      <w:sz w:val="60"/>
      <w:szCs w:val="60"/>
    </w:rPr>
  </w:style>
  <w:style w:type="paragraph" w:styleId="BalloonText">
    <w:name w:val="Balloon Text"/>
    <w:basedOn w:val="Normal"/>
    <w:semiHidden/>
    <w:rsid w:val="00532079"/>
    <w:rPr>
      <w:rFonts w:ascii="Tahoma" w:hAnsi="Tahoma" w:cs="Tahoma"/>
      <w:sz w:val="16"/>
      <w:szCs w:val="16"/>
    </w:rPr>
  </w:style>
  <w:style w:type="paragraph" w:styleId="BodyText">
    <w:name w:val="Body Text"/>
    <w:basedOn w:val="Normal"/>
    <w:rsid w:val="00962874"/>
    <w:pPr>
      <w:tabs>
        <w:tab w:val="left" w:pos="5953"/>
        <w:tab w:val="left" w:pos="6803"/>
      </w:tabs>
      <w:overflowPunct w:val="0"/>
      <w:autoSpaceDE w:val="0"/>
      <w:autoSpaceDN w:val="0"/>
      <w:adjustRightInd w:val="0"/>
      <w:textAlignment w:val="baseline"/>
    </w:pPr>
    <w:rPr>
      <w:rFonts w:ascii="Tahoma" w:hAnsi="Tahoma"/>
      <w:sz w:val="22"/>
      <w:lang w:val="de-DE"/>
    </w:rPr>
  </w:style>
  <w:style w:type="paragraph" w:styleId="Footer">
    <w:name w:val="footer"/>
    <w:basedOn w:val="Normal"/>
    <w:rsid w:val="003E0EC1"/>
    <w:pPr>
      <w:tabs>
        <w:tab w:val="center" w:pos="4536"/>
        <w:tab w:val="right" w:pos="9072"/>
      </w:tabs>
    </w:pPr>
  </w:style>
  <w:style w:type="character" w:styleId="PageNumber">
    <w:name w:val="page number"/>
    <w:basedOn w:val="DefaultParagraphFont"/>
    <w:rsid w:val="003E0EC1"/>
  </w:style>
  <w:style w:type="character" w:styleId="CommentReference">
    <w:name w:val="annotation reference"/>
    <w:basedOn w:val="DefaultParagraphFont"/>
    <w:uiPriority w:val="99"/>
    <w:semiHidden/>
    <w:unhideWhenUsed/>
    <w:rsid w:val="001629E7"/>
    <w:rPr>
      <w:sz w:val="16"/>
      <w:szCs w:val="16"/>
    </w:rPr>
  </w:style>
  <w:style w:type="paragraph" w:styleId="CommentText">
    <w:name w:val="annotation text"/>
    <w:basedOn w:val="Normal"/>
    <w:link w:val="CommentTextChar"/>
    <w:uiPriority w:val="99"/>
    <w:semiHidden/>
    <w:unhideWhenUsed/>
    <w:rsid w:val="001629E7"/>
  </w:style>
  <w:style w:type="character" w:customStyle="1" w:styleId="CommentTextChar">
    <w:name w:val="Comment Text Char"/>
    <w:basedOn w:val="DefaultParagraphFont"/>
    <w:link w:val="CommentText"/>
    <w:uiPriority w:val="99"/>
    <w:semiHidden/>
    <w:rsid w:val="001629E7"/>
    <w:rPr>
      <w:rFonts w:ascii="SL Cour" w:hAnsi="SL Cour"/>
      <w:lang w:val="it-IT"/>
    </w:rPr>
  </w:style>
  <w:style w:type="paragraph" w:styleId="CommentSubject">
    <w:name w:val="annotation subject"/>
    <w:basedOn w:val="CommentText"/>
    <w:next w:val="CommentText"/>
    <w:link w:val="CommentSubjectChar"/>
    <w:uiPriority w:val="99"/>
    <w:semiHidden/>
    <w:unhideWhenUsed/>
    <w:rsid w:val="001629E7"/>
    <w:rPr>
      <w:b/>
      <w:bCs/>
    </w:rPr>
  </w:style>
  <w:style w:type="character" w:customStyle="1" w:styleId="CommentSubjectChar">
    <w:name w:val="Comment Subject Char"/>
    <w:basedOn w:val="CommentTextChar"/>
    <w:link w:val="CommentSubject"/>
    <w:uiPriority w:val="99"/>
    <w:semiHidden/>
    <w:rsid w:val="001629E7"/>
    <w:rPr>
      <w:rFonts w:ascii="SL Cour" w:hAnsi="SL Cour"/>
      <w:b/>
      <w:bCs/>
      <w:lang w:val="it-IT"/>
    </w:rPr>
  </w:style>
  <w:style w:type="paragraph" w:styleId="ListParagraph">
    <w:name w:val="List Paragraph"/>
    <w:basedOn w:val="Normal"/>
    <w:uiPriority w:val="34"/>
    <w:qFormat/>
    <w:rsid w:val="00F82E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isarn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Pisarn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ACB85A0-6E82-4F69-A2B8-6E83D34A08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2288</Words>
  <Characters>13047</Characters>
  <Application>Microsoft Office Word</Application>
  <DocSecurity>0</DocSecurity>
  <Lines>108</Lines>
  <Paragraphs>30</Paragraphs>
  <ScaleCrop>false</ScaleCrop>
  <HeadingPairs>
    <vt:vector size="4" baseType="variant">
      <vt:variant>
        <vt:lpstr>Title</vt:lpstr>
      </vt:variant>
      <vt:variant>
        <vt:i4>1</vt:i4>
      </vt:variant>
      <vt:variant>
        <vt:lpstr>Naslov</vt:lpstr>
      </vt:variant>
      <vt:variant>
        <vt:i4>1</vt:i4>
      </vt:variant>
    </vt:vector>
  </HeadingPairs>
  <TitlesOfParts>
    <vt:vector size="2" baseType="lpstr">
      <vt:lpstr>NAJEMNA POGODBA</vt:lpstr>
      <vt:lpstr>NAJEMNA POGODBA</vt:lpstr>
    </vt:vector>
  </TitlesOfParts>
  <Company/>
  <LinksUpToDate>false</LinksUpToDate>
  <CharactersWithSpaces>15305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NAJEMNA POGODBA</dc:title>
  <dc:creator>ALAN</dc:creator>
  <cp:lastModifiedBy>Kristjan Lapuh</cp:lastModifiedBy>
  <cp:revision>2</cp:revision>
  <cp:lastPrinted>2008-09-17T11:01:00Z</cp:lastPrinted>
  <dcterms:created xsi:type="dcterms:W3CDTF">2018-02-27T19:47:00Z</dcterms:created>
  <dcterms:modified xsi:type="dcterms:W3CDTF">2018-02-27T19:47:00Z</dcterms:modified>
</cp:coreProperties>
</file>